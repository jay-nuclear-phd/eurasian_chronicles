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A743D2" w14:textId="16278653" w:rsidR="00BC46A6" w:rsidRDefault="005605C7">
      <w:pPr>
        <w:pStyle w:val="Heading1"/>
      </w:pPr>
      <w:bookmarkStart w:id="0" w:name="eurasian-chronicles-complete"/>
      <w:r>
        <w:t xml:space="preserve">Eurasian Chronicles </w:t>
      </w:r>
    </w:p>
    <w:p w14:paraId="1FA743D3" w14:textId="77777777" w:rsidR="00BC46A6" w:rsidRDefault="005605C7">
      <w:pPr>
        <w:pStyle w:val="Heading2"/>
      </w:pPr>
      <w:bookmarkStart w:id="1" w:name="prologue"/>
      <w:r>
        <w:t>Prologue</w:t>
      </w:r>
    </w:p>
    <w:p w14:paraId="1FA743D4" w14:textId="77777777" w:rsidR="00BC46A6" w:rsidRDefault="005605C7">
      <w:pPr>
        <w:pStyle w:val="Heading3"/>
      </w:pPr>
      <w:bookmarkStart w:id="2" w:name="prologue-1"/>
      <w:r>
        <w:t>Prologue</w:t>
      </w:r>
    </w:p>
    <w:p w14:paraId="1FA743D5" w14:textId="77777777" w:rsidR="00BC46A6" w:rsidRDefault="005605C7">
      <w:pPr>
        <w:pStyle w:val="FirstParagraph"/>
      </w:pPr>
      <w:r>
        <w:rPr>
          <w:b/>
          <w:bCs/>
        </w:rPr>
        <w:t>I Can Do It.</w:t>
      </w:r>
    </w:p>
    <w:p w14:paraId="1FA743D6" w14:textId="77777777" w:rsidR="00BC46A6" w:rsidRDefault="005605C7">
      <w:pPr>
        <w:pStyle w:val="BodyText"/>
      </w:pPr>
      <w:r>
        <w:t>In the military, there is a system called ‘consignment education’ where active-duty soldiers receive education at external institutions (domestic and international graduate schools, research institutes, military/private institutions, etc.) to enhance their job expertise. Among these, the professional degree consignment education, which allows soldiers to enter domestic or international graduate schools to obtain master’s or doctoral degrees, announces and selects candidates once a year. If selected for a domestic professional degree, one is given the opportunity to enter various prestigious graduate schools in Korea. If selected for a foreign professional degree, depending on the announcement, opportunities are given to study in various countries, not only English-speaking ones like the United States, Canada, and the United Kingdom, but also Russia, India, China, and Japan.</w:t>
      </w:r>
    </w:p>
    <w:p w14:paraId="1FA743D7" w14:textId="77777777" w:rsidR="00BC46A6" w:rsidRDefault="005605C7">
      <w:pPr>
        <w:pStyle w:val="BodyText"/>
      </w:pPr>
      <w:r>
        <w:t>In the summer of 2013, I was a platoon leader, working at my unit as usual. Then, I saw an announcement for domestic and international consignment education on the military intranet. My branch was CBR (Chemical, Biological, Radiological), which was not a main combat branch, and due to the specialized nature of the CBR branch, the positions available to me were limited. Although the announcement stated that they were selecting various people to nurture experts in many fields, only two positions caught my eye: a domestic consignment position that could lead to becoming a military professor in the future, and a nuclear engineering position in Russia that could lead to becoming a military researcher.</w:t>
      </w:r>
    </w:p>
    <w:p w14:paraId="1FA743D8" w14:textId="77777777" w:rsidR="00BC46A6" w:rsidRDefault="005605C7">
      <w:pPr>
        <w:pStyle w:val="BodyText"/>
      </w:pPr>
      <w:r>
        <w:t>However, for me, who had not studied hard during my university (cadet) days, the professorship was a pie in the sky. This was because there was a restriction that one’s university grades had to be in the top 30 percent. It was too late for regrets. The past cannot be changed. I wondered if I could even get a proper recommendation letter if I were to become a professor. When I had just entered university, a senior told me that if I wanted to have a relatively comfortable cadet life, I just needed to be in the top two-thirds in everything, and my grades were exactly like that. Not that my cadet life was very smooth, though. I don’t think any professor would have taken notice of me.</w:t>
      </w:r>
    </w:p>
    <w:p w14:paraId="1FA743D9" w14:textId="77777777" w:rsidR="00BC46A6" w:rsidRDefault="005605C7">
      <w:pPr>
        <w:pStyle w:val="BodyText"/>
      </w:pPr>
      <w:r>
        <w:t>So, naturally, I had no choice but to fix my gaze on the master’s in nuclear engineering in Russia. “Do I know Russian? Have I ever studied nuclear engineering?” Of course not. I couldn’t even speak the English I had learned throughout my school years properly, and my major was chemistry. Besides, the major at the Korea Military Academy is somewhat lacking to be called a major at another civilian university. Moreover, studying unfamiliar nuclear engineering in an unfamiliar Russian language, even the people around me reacted with “Can you do it?”</w:t>
      </w:r>
    </w:p>
    <w:p w14:paraId="1FA743DA" w14:textId="77777777" w:rsidR="00BC46A6" w:rsidRDefault="005605C7">
      <w:pPr>
        <w:pStyle w:val="BodyText"/>
      </w:pPr>
      <w:r>
        <w:t>At that time, I remembered something from my childhood with my father. Before we left for school, my father would make us shout “I can do it” three times. Of course, I did it a few times and then stopped, but the memory was still vivid, and it was a phrase engraved in my heart that helped me get through tough times. This time, too, that spell gave me courage.</w:t>
      </w:r>
    </w:p>
    <w:p w14:paraId="1FA743DB" w14:textId="77777777" w:rsidR="00BC46A6" w:rsidRDefault="005605C7">
      <w:pPr>
        <w:pStyle w:val="BlockText"/>
      </w:pPr>
      <w:r>
        <w:t>“Yes, I can do it.”</w:t>
      </w:r>
    </w:p>
    <w:p w14:paraId="1FA743DC" w14:textId="77777777" w:rsidR="00BC46A6" w:rsidRDefault="005605C7">
      <w:pPr>
        <w:pStyle w:val="FirstParagraph"/>
      </w:pPr>
      <w:r>
        <w:t>After making up my mind, I immediately filled out the application form. The documents said to submit a certified Russian language score if I had one, but there was no way I had one. If not, it said to submit an English score, so I submitted my TOEIC score, which I had been studying for and taking tests for from time to time. I don’t know how I passed the document screening, but I received a notification to come for a language screening to test my Russian. Since I didn’t know any Russian, I wrote down what I wanted to say on half a page, asked a friend who majored in Russian to translate it, and wrote down the corresponding Korean pronunciation to memorize it. I wrote a simple self-introduction and my aspirations that I can do it.</w:t>
      </w:r>
    </w:p>
    <w:p w14:paraId="1FA743DD" w14:textId="77777777" w:rsidR="00BC46A6" w:rsidRDefault="005605C7">
      <w:pPr>
        <w:pStyle w:val="BodyText"/>
      </w:pPr>
      <w:r>
        <w:t>As soon as I went to the language screening, I immediately knew why I had passed the document screening. I was the only applicant. Ah, so there was no one who knew Russian and had studied nuclear engineering. I was relieved for a moment, but then I got nervous when they said it was a test, not an interview. If it had been an interview, I could have at least said what I had memorized and appealed that I could definitely do it. It was a listening and reading test, but to me, who was illiterate in Russian, the black was the letters and the white was the paper. So, having barely learned the Russian alphabet, I practically guessed my way through the questions and left the test center.</w:t>
      </w:r>
    </w:p>
    <w:p w14:paraId="1FA743DE" w14:textId="77777777" w:rsidR="00BC46A6" w:rsidRDefault="005605C7">
      <w:pPr>
        <w:pStyle w:val="BodyText"/>
      </w:pPr>
      <w:r>
        <w:t>Sometime later, there were individual and group interviews, and while the interviewers asked the other applicants difficult questions about various professional knowledge, they only asked me “Can you do it?”. If a selected person fails to obtain a degree and returns, it has many disadvantages for the selected person, but from the perspective of the selecting institution, they need to cultivate experts in necessary fields as a mid- to long-term plan, and I think I was a risk in myself. I don’t know much, and my university grades were not great, so I can carefully guess that they were also very worried about whether to send me.</w:t>
      </w:r>
    </w:p>
    <w:p w14:paraId="1FA743DF" w14:textId="77777777" w:rsidR="00BC46A6" w:rsidRDefault="005605C7">
      <w:pPr>
        <w:pStyle w:val="BodyText"/>
      </w:pPr>
      <w:r>
        <w:t xml:space="preserve">If I don’t believe in myself, who will believe in me? No matter who asked, I confidently said I could do it. One day in the autumn of 2013, when the sky was high and the horses were fat, I received the long-awaited acceptance notice. I then applied to register for the Russian </w:t>
      </w:r>
      <w:commentRangeStart w:id="3"/>
      <w:r>
        <w:t xml:space="preserve">preparatory </w:t>
      </w:r>
      <w:commentRangeEnd w:id="3"/>
      <w:r>
        <w:rPr>
          <w:rStyle w:val="CommentReference"/>
          <w:sz w:val="24"/>
          <w:szCs w:val="24"/>
        </w:rPr>
        <w:commentReference w:id="3"/>
      </w:r>
      <w:r>
        <w:t>faculty, somehow got my visa issued, and in the summer of 2014, I finally boarded a plane to the heart of Russia, Moscow.</w:t>
      </w:r>
    </w:p>
    <w:p w14:paraId="1FA743E0" w14:textId="77777777" w:rsidR="00BC46A6" w:rsidRDefault="00C149DE">
      <w:r>
        <w:pict w14:anchorId="1FA74575">
          <v:rect id="_x0000_i1025" style="width:0;height:1.5pt" o:hralign="center" o:hrstd="t" o:hr="t"/>
        </w:pict>
      </w:r>
    </w:p>
    <w:p w14:paraId="1FA743E1" w14:textId="77777777" w:rsidR="00BC46A6" w:rsidRDefault="005605C7">
      <w:pPr>
        <w:pStyle w:val="Heading2"/>
      </w:pPr>
      <w:bookmarkStart w:id="4" w:name="year-1-pre-university-program"/>
      <w:bookmarkEnd w:id="1"/>
      <w:bookmarkEnd w:id="2"/>
      <w:r>
        <w:t>Year 1, Pre-University Program</w:t>
      </w:r>
    </w:p>
    <w:p w14:paraId="1FA743E2" w14:textId="77777777" w:rsidR="00BC46A6" w:rsidRDefault="005605C7">
      <w:pPr>
        <w:pStyle w:val="Heading3"/>
      </w:pPr>
      <w:bookmarkStart w:id="5" w:name="a-new-beginning"/>
      <w:r>
        <w:t>A New Beginning</w:t>
      </w:r>
    </w:p>
    <w:p w14:paraId="1FA743E3" w14:textId="77777777" w:rsidR="00BC46A6" w:rsidRDefault="005605C7">
      <w:pPr>
        <w:pStyle w:val="FirstParagraph"/>
      </w:pPr>
      <w:r>
        <w:rPr>
          <w:b/>
          <w:bCs/>
        </w:rPr>
        <w:t>The Flight to Russia, and a Harsh Initiation</w:t>
      </w:r>
    </w:p>
    <w:p w14:paraId="1FA743E4" w14:textId="55C80666" w:rsidR="00BC46A6" w:rsidRDefault="005605C7">
      <w:pPr>
        <w:pStyle w:val="BodyText"/>
      </w:pPr>
      <w:r>
        <w:t>For personal reasons, I had to leave for Russia two days before my wife. My mother and younger sibling came to see me off at Incheon International Airport, and after saying our goodbyes, I boarded the plane. With a soldier’s spirit ingrained in me, I sat down with a grim determination to complete the mission(?) of finishing my three-year master’s program, including the p</w:t>
      </w:r>
      <w:commentRangeStart w:id="6"/>
      <w:r>
        <w:t>reparatory faculty</w:t>
      </w:r>
      <w:commentRangeEnd w:id="6"/>
      <w:r>
        <w:rPr>
          <w:rStyle w:val="CommentReference"/>
          <w:sz w:val="24"/>
          <w:szCs w:val="24"/>
        </w:rPr>
        <w:commentReference w:id="6"/>
      </w:r>
      <w:r>
        <w:t>. However, tears welled up, perhaps because I thought about not being able to see my parents, siblings, and friends, or perhaps because of a vague fear of the unfamiliar land. I cried the most when the in-flight announcement was made before departure, as it finally hit me that I was really leaving.</w:t>
      </w:r>
    </w:p>
    <w:p w14:paraId="1FA743E5" w14:textId="3744F195" w:rsidR="00BC46A6" w:rsidRDefault="005605C7">
      <w:pPr>
        <w:pStyle w:val="BodyText"/>
      </w:pPr>
      <w:r>
        <w:t>Just as I was starting to feel a little calmer, the in-flight meal was served. When the flight attendant asked what I would like to drink with my meal, I found myself asking for wine, as if drawn by something. I thought maybe a little alcohol would help.</w:t>
      </w:r>
    </w:p>
    <w:p w14:paraId="1FA743E6" w14:textId="77777777" w:rsidR="00BC46A6" w:rsidRDefault="005605C7">
      <w:pPr>
        <w:pStyle w:val="BodyText"/>
      </w:pPr>
      <w:r>
        <w:t>However, the result was the complete opposite. After drinking the wine, another wave of inexplicable sadness and fear washed over me. After barely managing to compose myself, I felt sleepy. I think I slept soundly for a while. I woke up when they were serving another meal, and the same thing repeated. I ordered wine again, and after finishing my meal and wine, I felt another surge of emotion and fell asleep again. The 14-hour flight felt short, and before I knew it, I had arrived at Moscow Sheremetyevo International Airport.</w:t>
      </w:r>
    </w:p>
    <w:p w14:paraId="1FA743E7" w14:textId="77777777" w:rsidR="00BC46A6" w:rsidRDefault="005605C7">
      <w:pPr>
        <w:pStyle w:val="BodyText"/>
      </w:pPr>
      <w:r>
        <w:t>With the little Russian I had studied in Korea, I could barely understand the locals in Moscow. Still, I could tell that a huge number of people were soliciting for taxis at the airport. I had pre-arranged for an admission guidance service from the Moscow State University student council, so there was someone to meet me, and I was able to travel safely with my group to a dormitory near the city center. It took a little over an hour from the airport to the dormitory, and the scenery of Moscow from the taxi was all so new and fascinating.</w:t>
      </w:r>
    </w:p>
    <w:p w14:paraId="1FA743E8" w14:textId="77777777" w:rsidR="00BC46A6" w:rsidRDefault="005605C7">
      <w:pPr>
        <w:pStyle w:val="BodyText"/>
      </w:pPr>
      <w:r>
        <w:t>The dormitory I arrived at was in a prime location, right next to a subway station. It was called a dormitory, but it was actually an apartment with two rooms. Each room could accommodate two people, so up to four students could live in one unit. I shared a room with a roommate who was five or six years younger than me, and in the other room, a lucky Korean got to have the room all to himself. The room was entirely made of old wood. Fortunately, this dormitory was relatively well-maintained, so they said there were no cockroaches. The wooden bed had a bedsheet and a blanket, but they were all so old that I couldn’t use them. The blanket, in particular, was incredibly thick and scratchy, so I immediately stored it in a corner of the closet.</w:t>
      </w:r>
    </w:p>
    <w:p w14:paraId="1FA743E9" w14:textId="77777777" w:rsidR="00BC46A6" w:rsidRDefault="005605C7">
      <w:pPr>
        <w:pStyle w:val="BodyText"/>
      </w:pPr>
      <w:r>
        <w:t>After looking around the room for a bit, I had to deal with the urgent matter of water. Like in most of Europe, the tap water contained a lot of lime, and I was warned not to drink it carelessly as it could cause kidney stones. Even when boiled, I could see lime floating around, so I didn’t feel like drinking it. I bought some necessary water and snacks, and when I went outside alone for a moment, it hit me that my life in Russia was truly beginning. What kind of adventures awaited me, a mix of excitement and an unknown anxiety that took turns dizzying me that night. It was my first night in a not-so-cozy dormitory, but perhaps because I had been so tense all day in a new environment, I slept well once I relaxed.</w:t>
      </w:r>
    </w:p>
    <w:p w14:paraId="1FA743EA" w14:textId="7FE9D4FC" w:rsidR="00BC46A6" w:rsidRDefault="005605C7">
      <w:pPr>
        <w:pStyle w:val="BodyText"/>
      </w:pPr>
      <w:r>
        <w:t xml:space="preserve">To enter a Russian university or graduate school, it is common to go through a </w:t>
      </w:r>
      <w:r w:rsidRPr="00983A50">
        <w:rPr>
          <w:highlight w:val="yellow"/>
        </w:rPr>
        <w:t>p</w:t>
      </w:r>
      <w:commentRangeStart w:id="7"/>
      <w:r w:rsidRPr="00983A50">
        <w:rPr>
          <w:highlight w:val="yellow"/>
        </w:rPr>
        <w:t>reparatory faculty</w:t>
      </w:r>
      <w:r>
        <w:t xml:space="preserve">. So I went with the others who had come with me to register for the preparatory faculty. </w:t>
      </w:r>
      <w:commentRangeEnd w:id="7"/>
      <w:r>
        <w:rPr>
          <w:rStyle w:val="CommentReference"/>
          <w:sz w:val="24"/>
          <w:szCs w:val="24"/>
        </w:rPr>
        <w:commentReference w:id="7"/>
      </w:r>
      <w:r>
        <w:t>To register, we had to get our Russian documents notarized and submit Russian translations of our passport copies. Notarizations and translations from other countries were not accepted. So no matter how much the Republic of Korea’s Ministry of National Defense guaranteed it and my international passport proved it, it was useless in front of an old desk in Russia, full of the remnants of the former Soviet Union. Next, we went to a large supermarket to buy necessary items. I was especially careful to choose the softest and fluffiest blanket and pillow.</w:t>
      </w:r>
    </w:p>
    <w:p w14:paraId="1FA743EB" w14:textId="77777777" w:rsidR="00BC46A6" w:rsidRDefault="005605C7">
      <w:pPr>
        <w:pStyle w:val="BodyText"/>
      </w:pPr>
      <w:r>
        <w:t>My wife arrived two days after me, as scheduled. As a ‘senior’ who had lived in Russia for two days, I puffed out my chest and headed to the airport with great confidence. It had only been two days, but I was so happy to see her, perhaps because I now had someone to rely on emotionally.</w:t>
      </w:r>
    </w:p>
    <w:p w14:paraId="1FA743EC" w14:textId="77777777" w:rsidR="00BC46A6" w:rsidRDefault="005605C7">
      <w:pPr>
        <w:pStyle w:val="BodyText"/>
      </w:pPr>
      <w:r>
        <w:t xml:space="preserve">The person who helped me on the day I arrived told me not to pay more than </w:t>
      </w:r>
      <w:r w:rsidRPr="00B6060C">
        <w:rPr>
          <w:highlight w:val="yellow"/>
        </w:rPr>
        <w:t>30,000 won</w:t>
      </w:r>
      <w:r>
        <w:t>, so I refused every time the taxi touts quoted a price. But one tout readily agreed to 30,000 won, so I took his taxi. At that moment, I thought everything was going well. When we arrived at the dormitory, the driver demanded the taxi fare. When I said I had already paid the fare, he said that was a brokerage fee and the taxi fare came out to be 180,000 won. I called a Korean acquaintance for help, but it wasn’t easy. They said that these taxi drivers are sometimes connected to the Russian mafia, and I didn’t want to cause any trouble right after arriving, so I paid the fee with tears in my eyes.</w:t>
      </w:r>
    </w:p>
    <w:p w14:paraId="1FA743ED" w14:textId="77777777" w:rsidR="00BC46A6" w:rsidRDefault="005605C7">
      <w:pPr>
        <w:pStyle w:val="BodyText"/>
      </w:pPr>
      <w:r>
        <w:t>The gloomy sky, the cold weather, the unfriendly people, and the scam due to my foolishness… all of these things were enough to ruin my first impression of Russia. Thinking that this was just the beginning, the next three years seemed daunting.</w:t>
      </w:r>
    </w:p>
    <w:p w14:paraId="1FA743EE" w14:textId="49A72E69" w:rsidR="00BC46A6" w:rsidRDefault="005605C7">
      <w:pPr>
        <w:pStyle w:val="BodyText"/>
      </w:pPr>
      <w:r>
        <w:t>It seemed I had to keep my wits about me to safely achieve my goals in this unfamiliar place, among these unfamiliar people.</w:t>
      </w:r>
    </w:p>
    <w:p w14:paraId="1FA743EF" w14:textId="77777777" w:rsidR="00BC46A6" w:rsidRDefault="005605C7">
      <w:pPr>
        <w:pStyle w:val="BodyText"/>
      </w:pPr>
      <w:r>
        <w:t xml:space="preserve">Still, on the other hand, I comforted myself by </w:t>
      </w:r>
      <w:proofErr w:type="gramStart"/>
      <w:r>
        <w:t>thinking, ‘</w:t>
      </w:r>
      <w:proofErr w:type="gramEnd"/>
      <w:r>
        <w:t>people live here too.’ And so, my first few days in Russia passed in a flash of anger and resolve.</w:t>
      </w:r>
    </w:p>
    <w:p w14:paraId="1FA743F0" w14:textId="77777777" w:rsidR="00BC46A6" w:rsidRDefault="005605C7">
      <w:pPr>
        <w:pStyle w:val="Heading3"/>
      </w:pPr>
      <w:bookmarkStart w:id="8" w:name="moscow-being-moscow"/>
      <w:bookmarkEnd w:id="5"/>
      <w:r>
        <w:t>Moscow Being Moscow</w:t>
      </w:r>
    </w:p>
    <w:p w14:paraId="1FA743F1" w14:textId="77777777" w:rsidR="00BC46A6" w:rsidRDefault="005605C7">
      <w:pPr>
        <w:pStyle w:val="FirstParagraph"/>
      </w:pPr>
      <w:r>
        <w:rPr>
          <w:b/>
          <w:bCs/>
        </w:rPr>
        <w:t>Dorm Life and the Other Side of Russia</w:t>
      </w:r>
    </w:p>
    <w:p w14:paraId="1FA743F2" w14:textId="77777777" w:rsidR="00BC46A6" w:rsidRDefault="005605C7">
      <w:pPr>
        <w:pStyle w:val="BodyText"/>
      </w:pPr>
      <w:r>
        <w:t xml:space="preserve">I had already registered for the </w:t>
      </w:r>
      <w:r w:rsidRPr="005F3552">
        <w:rPr>
          <w:highlight w:val="yellow"/>
        </w:rPr>
        <w:t>preparatory faculty</w:t>
      </w:r>
      <w:r>
        <w:t xml:space="preserve"> once, so this time I helped my wife register for hers. The </w:t>
      </w:r>
      <w:r w:rsidRPr="005F3552">
        <w:rPr>
          <w:highlight w:val="yellow"/>
        </w:rPr>
        <w:t>preparatory faculty</w:t>
      </w:r>
      <w:r>
        <w:t xml:space="preserve"> assigned several dormitories, and when we revealed that we were a married couple during the registration process, they assigned us to the same dormitory. It wasn’t a family dormitory where a married couple could live in the same room, but we decided to stay there for the first year of the preparatory faculty because we heard it was cleaner and cheaper than the family dormitory. My wife was assigned a double room on a different floor from me, and fortunately, the roommate who was supposed to come didn’t show up, so my wife got to use the spacious room by herself. We were both busy with our studies, but visiting my wife’s room was the best way to relax.</w:t>
      </w:r>
    </w:p>
    <w:p w14:paraId="1FA743F3" w14:textId="324E0AC1" w:rsidR="00BC46A6" w:rsidRDefault="005605C7">
      <w:pPr>
        <w:pStyle w:val="BodyText"/>
      </w:pPr>
      <w:r>
        <w:t>As I mentioned in the previous post, the dormitory we stayed in had two rooms in one unit. A Japanese female student lived in the room next to my wife’s. She seemed to be a reclusive loner, a so-called ‘hikikomori’. Although the rooms were different, she shared the kitchen and bathroom with my wife, but they rarely ran into each other. When they did cross paths on the stairs, she would say ‘</w:t>
      </w:r>
      <w:proofErr w:type="spellStart"/>
      <w:r>
        <w:t>sumimasen</w:t>
      </w:r>
      <w:proofErr w:type="spellEnd"/>
      <w:ins w:id="9" w:author="Seo, Jeongwon" w:date="2026-03-24T10:57:00Z" w16du:dateUtc="2026-03-24T15:57:00Z">
        <w:r w:rsidR="004B5D23">
          <w:t xml:space="preserve"> (I am sorry in English)</w:t>
        </w:r>
      </w:ins>
      <w:r>
        <w:t>’ and run away. She didn’t use the kitchen and didn’t seem to have any social life, rarely leaving her room. Thanks to this, my wife was able to use the dormitory comfortably. I don’t know how she ended up studying so far away in Russia, but I hoped she would finish her studies well.</w:t>
      </w:r>
    </w:p>
    <w:p w14:paraId="1FA743F4" w14:textId="77777777" w:rsidR="00BC46A6" w:rsidRDefault="005605C7">
      <w:pPr>
        <w:pStyle w:val="BodyText"/>
      </w:pPr>
      <w:r>
        <w:t>My roommate was a few years younger than me (I’ll call him P), and he was tall and handsome. He was also very good at English and had a great personality, so I liked him very much. In addition, there was S, a girl who was good at Japanese, whom I met at the airport. I’ll write more about her later, but my wife and I were able to make many good memories with them. And so I made Korean friends (most of them were younger than me as I came at a late age), and I was also able to make Russian friends who were learning Korean.</w:t>
      </w:r>
    </w:p>
    <w:p w14:paraId="1FA743F5" w14:textId="2E1B760F" w:rsidR="00BC46A6" w:rsidRDefault="005605C7">
      <w:pPr>
        <w:pStyle w:val="BodyText"/>
      </w:pPr>
      <w:r w:rsidRPr="004949A8">
        <w:rPr>
          <w:highlight w:val="yellow"/>
          <w:rPrChange w:id="10" w:author="Seo, Jeongwon" w:date="2026-03-24T10:58:00Z" w16du:dateUtc="2026-03-24T15:58:00Z">
            <w:rPr/>
          </w:rPrChange>
        </w:rPr>
        <w:t>In Russia, a site called Yandex</w:t>
      </w:r>
      <w:ins w:id="11" w:author="Seo, Jeongwon" w:date="2026-03-24T10:58:00Z" w16du:dateUtc="2026-03-24T15:58:00Z">
        <w:r w:rsidR="00DD239F">
          <w:rPr>
            <w:highlight w:val="yellow"/>
          </w:rPr>
          <w:t xml:space="preserve"> (Google in Russia)</w:t>
        </w:r>
      </w:ins>
      <w:r w:rsidRPr="004949A8">
        <w:rPr>
          <w:highlight w:val="yellow"/>
          <w:rPrChange w:id="12" w:author="Seo, Jeongwon" w:date="2026-03-24T10:58:00Z" w16du:dateUtc="2026-03-24T15:58:00Z">
            <w:rPr/>
          </w:rPrChange>
        </w:rPr>
        <w:t xml:space="preserve"> serves the same role as our Naver</w:t>
      </w:r>
      <w:ins w:id="13" w:author="Seo, Jeongwon" w:date="2026-03-24T10:58:00Z" w16du:dateUtc="2026-03-24T15:58:00Z">
        <w:r w:rsidR="00DD239F">
          <w:rPr>
            <w:highlight w:val="yellow"/>
          </w:rPr>
          <w:t xml:space="preserve"> (Google in Korea)</w:t>
        </w:r>
      </w:ins>
      <w:r w:rsidRPr="004949A8">
        <w:rPr>
          <w:highlight w:val="yellow"/>
          <w:rPrChange w:id="14" w:author="Seo, Jeongwon" w:date="2026-03-24T10:58:00Z" w16du:dateUtc="2026-03-24T15:58:00Z">
            <w:rPr/>
          </w:rPrChange>
        </w:rPr>
        <w:t>, and VK (</w:t>
      </w:r>
      <w:proofErr w:type="spellStart"/>
      <w:r w:rsidRPr="004949A8">
        <w:rPr>
          <w:highlight w:val="yellow"/>
          <w:rPrChange w:id="15" w:author="Seo, Jeongwon" w:date="2026-03-24T10:58:00Z" w16du:dateUtc="2026-03-24T15:58:00Z">
            <w:rPr/>
          </w:rPrChange>
        </w:rPr>
        <w:t>Vkontakte</w:t>
      </w:r>
      <w:proofErr w:type="spellEnd"/>
      <w:r w:rsidRPr="004949A8">
        <w:rPr>
          <w:highlight w:val="yellow"/>
          <w:rPrChange w:id="16" w:author="Seo, Jeongwon" w:date="2026-03-24T10:58:00Z" w16du:dateUtc="2026-03-24T15:58:00Z">
            <w:rPr/>
          </w:rPrChange>
        </w:rPr>
        <w:t xml:space="preserve">) </w:t>
      </w:r>
      <w:ins w:id="17" w:author="Seo, Jeongwon" w:date="2026-03-24T10:58:00Z" w16du:dateUtc="2026-03-24T15:58:00Z">
        <w:r w:rsidR="008C2613">
          <w:rPr>
            <w:highlight w:val="yellow"/>
          </w:rPr>
          <w:t xml:space="preserve">(Facebook or </w:t>
        </w:r>
      </w:ins>
      <w:ins w:id="18" w:author="Seo, Jeongwon" w:date="2026-03-24T10:59:00Z" w16du:dateUtc="2026-03-24T15:59:00Z">
        <w:r w:rsidR="008C2613">
          <w:rPr>
            <w:highlight w:val="yellow"/>
          </w:rPr>
          <w:t xml:space="preserve">Instagram in Russia) </w:t>
        </w:r>
      </w:ins>
      <w:r w:rsidRPr="004949A8">
        <w:rPr>
          <w:highlight w:val="yellow"/>
          <w:rPrChange w:id="19" w:author="Seo, Jeongwon" w:date="2026-03-24T10:58:00Z" w16du:dateUtc="2026-03-24T15:58:00Z">
            <w:rPr/>
          </w:rPrChange>
        </w:rPr>
        <w:t xml:space="preserve">is </w:t>
      </w:r>
      <w:proofErr w:type="gramStart"/>
      <w:r w:rsidRPr="004949A8">
        <w:rPr>
          <w:highlight w:val="yellow"/>
          <w:rPrChange w:id="20" w:author="Seo, Jeongwon" w:date="2026-03-24T10:58:00Z" w16du:dateUtc="2026-03-24T15:58:00Z">
            <w:rPr/>
          </w:rPrChange>
        </w:rPr>
        <w:t>similar to</w:t>
      </w:r>
      <w:proofErr w:type="gramEnd"/>
      <w:r w:rsidRPr="004949A8">
        <w:rPr>
          <w:highlight w:val="yellow"/>
          <w:rPrChange w:id="21" w:author="Seo, Jeongwon" w:date="2026-03-24T10:58:00Z" w16du:dateUtc="2026-03-24T15:58:00Z">
            <w:rPr/>
          </w:rPrChange>
        </w:rPr>
        <w:t xml:space="preserve"> our KakaoTalk. In addition, by installing various services provided by Yandex (Yandex Taxi, Yandex Maps), I was gradually patching myself to the local Russian environment.</w:t>
      </w:r>
    </w:p>
    <w:p w14:paraId="1FA743F6" w14:textId="77777777" w:rsidR="00BC46A6" w:rsidRDefault="005605C7">
      <w:pPr>
        <w:pStyle w:val="BodyText"/>
      </w:pPr>
      <w:r>
        <w:t xml:space="preserve">In Russia, there is a tendency to look down on the status of a student. Just for being a student, I was not treated as an adult and was sometimes subjected to unfair treatment, from light scolding or reprimands to insults. Of course, there are also many benefits to being a student. Not only can you get discounts at most tourist attractions, but you can also use most of the public transportation in Moscow for less than </w:t>
      </w:r>
      <w:r w:rsidRPr="00EF161D">
        <w:rPr>
          <w:highlight w:val="yellow"/>
          <w:rPrChange w:id="22" w:author="Seo, Jeongwon" w:date="2026-03-24T10:55:00Z" w16du:dateUtc="2026-03-24T15:55:00Z">
            <w:rPr/>
          </w:rPrChange>
        </w:rPr>
        <w:t>10,000 won</w:t>
      </w:r>
      <w:r>
        <w:t xml:space="preserve"> a month. These discounts were applied in the most absurd places.</w:t>
      </w:r>
    </w:p>
    <w:p w14:paraId="1FA743F7" w14:textId="77777777" w:rsidR="00BC46A6" w:rsidRDefault="005605C7">
      <w:pPr>
        <w:pStyle w:val="BodyText"/>
      </w:pPr>
      <w:del w:id="23" w:author="Seo, Jeongwon" w:date="2026-03-24T10:59:00Z" w16du:dateUtc="2026-03-24T15:59:00Z">
        <w:r w:rsidDel="00177C69">
          <w:delText>“</w:delText>
        </w:r>
      </w:del>
      <w:r>
        <w:t>Once, I was caught by the police for a lane violation, but when I showed them my student ID, they gave me a discount on the fine. Of course, it wasn’t an official fine, but a bribe.</w:t>
      </w:r>
      <w:del w:id="24" w:author="Seo, Jeongwon" w:date="2026-03-24T10:59:00Z" w16du:dateUtc="2026-03-24T15:59:00Z">
        <w:r w:rsidDel="00177C69">
          <w:delText>”</w:delText>
        </w:r>
      </w:del>
    </w:p>
    <w:p w14:paraId="1FA743F8" w14:textId="77777777" w:rsidR="00BC46A6" w:rsidRDefault="005605C7">
      <w:pPr>
        <w:pStyle w:val="BodyText"/>
      </w:pPr>
      <w:r>
        <w:t>There was one particularly unpleasant experience. I accidentally left my key in my room, and my roommate locked the door and left. I had to ask the dorm supervisor to open the door for me. I could have accepted a fine or a warning, but I had to listen to a 10-minute lecture. Another time, I stood up to a supervisor who was about to lecture me over something trivial, and my life became much more comfortable after that.</w:t>
      </w:r>
    </w:p>
    <w:p w14:paraId="1FA743F9" w14:textId="77777777" w:rsidR="00BC46A6" w:rsidRDefault="005605C7">
      <w:pPr>
        <w:pStyle w:val="BodyText"/>
      </w:pPr>
      <w:r>
        <w:t>This Russian attitude of being strong against the weak and weak against the strong often got on my nerves during my stay in Russia. In Russia, even Russians themselves are said to often say this.</w:t>
      </w:r>
    </w:p>
    <w:p w14:paraId="1FA743FA" w14:textId="77777777" w:rsidR="00BC46A6" w:rsidRDefault="005605C7">
      <w:pPr>
        <w:pStyle w:val="BlockText"/>
      </w:pPr>
      <w:r>
        <w:t>“Это Москва” (This is Moscow)</w:t>
      </w:r>
    </w:p>
    <w:p w14:paraId="1FA743FB" w14:textId="5B856C73" w:rsidR="00BC46A6" w:rsidRDefault="005605C7">
      <w:pPr>
        <w:pStyle w:val="FirstParagraph"/>
      </w:pPr>
      <w:r>
        <w:t xml:space="preserve">This means, for better or worse, that’s just how Moscow is, so you have to accept it. It implies that it’s different, and that you have to accept the difference, but in reality, you end up using it more often in bad situations. To put it in modern terms, it’s like saying, “Moscow </w:t>
      </w:r>
      <w:del w:id="25" w:author="Seo, Jeongwon" w:date="2026-03-24T10:59:00Z" w16du:dateUtc="2026-03-24T15:59:00Z">
        <w:r w:rsidDel="00511311">
          <w:delText xml:space="preserve">being </w:delText>
        </w:r>
      </w:del>
      <w:ins w:id="26" w:author="Seo, Jeongwon" w:date="2026-03-24T10:59:00Z" w16du:dateUtc="2026-03-24T15:59:00Z">
        <w:r w:rsidR="00511311">
          <w:t xml:space="preserve">will be </w:t>
        </w:r>
      </w:ins>
      <w:r>
        <w:t>Moscow.”</w:t>
      </w:r>
    </w:p>
    <w:p w14:paraId="1FA743FC" w14:textId="77777777" w:rsidR="00BC46A6" w:rsidRDefault="005605C7">
      <w:pPr>
        <w:pStyle w:val="Heading3"/>
      </w:pPr>
      <w:bookmarkStart w:id="27" w:name="understanding-differences"/>
      <w:bookmarkEnd w:id="8"/>
      <w:r>
        <w:t>Understanding Differences</w:t>
      </w:r>
    </w:p>
    <w:p w14:paraId="1FA743FD" w14:textId="77777777" w:rsidR="00BC46A6" w:rsidRDefault="005605C7">
      <w:pPr>
        <w:pStyle w:val="FirstParagraph"/>
      </w:pPr>
      <w:r>
        <w:rPr>
          <w:b/>
          <w:bCs/>
        </w:rPr>
        <w:t>The Russian Language, Its People, and What I Learned Among Them</w:t>
      </w:r>
    </w:p>
    <w:p w14:paraId="1FA743FE" w14:textId="77777777" w:rsidR="00BC46A6" w:rsidRDefault="005605C7">
      <w:pPr>
        <w:pStyle w:val="BodyText"/>
      </w:pPr>
      <w:r>
        <w:t>In many ways, life in Russia was a valuable experience that awakened me to the value of ‘difference’. Rather than being vaguely different, I would like to introduce some of the differences in the Russian language and its people.</w:t>
      </w:r>
    </w:p>
    <w:p w14:paraId="1FA743FF" w14:textId="77777777" w:rsidR="00BC46A6" w:rsidRDefault="005605C7">
      <w:pPr>
        <w:pStyle w:val="BodyText"/>
      </w:pPr>
      <w:r>
        <w:t>Compared not only with English, which is most familiar to us, but even with Japanese, which has a similar word order, Russian feels like a very different language. One striking difference is that in a question, the stress does not fall at the end of the sentence, but on the word you want to ask about. For example, in Korean, if you ask “Did you go to school?”, you would usually raise your intonation at the very end. In Russian, however, you can ask what is essentially the same sentence in three different ways simply by shifting the intonation. 1. “</w:t>
      </w:r>
      <w:r>
        <w:rPr>
          <w:b/>
          <w:bCs/>
        </w:rPr>
        <w:t>Did you</w:t>
      </w:r>
      <w:r>
        <w:t xml:space="preserve"> go to school?” (Confirming that </w:t>
      </w:r>
      <w:r>
        <w:rPr>
          <w:b/>
          <w:bCs/>
        </w:rPr>
        <w:t>you</w:t>
      </w:r>
      <w:r>
        <w:t xml:space="preserve"> went, not someone else) 2. “Did you go to </w:t>
      </w:r>
      <w:r>
        <w:rPr>
          <w:b/>
          <w:bCs/>
        </w:rPr>
        <w:t>school</w:t>
      </w:r>
      <w:r>
        <w:t xml:space="preserve">?” (Confirming that the place you went was </w:t>
      </w:r>
      <w:r>
        <w:rPr>
          <w:b/>
          <w:bCs/>
        </w:rPr>
        <w:t>school</w:t>
      </w:r>
      <w:r>
        <w:t xml:space="preserve">) 3. “Did you </w:t>
      </w:r>
      <w:r>
        <w:rPr>
          <w:b/>
          <w:bCs/>
        </w:rPr>
        <w:t>go</w:t>
      </w:r>
      <w:r>
        <w:t xml:space="preserve"> to school?” (Confirming the action </w:t>
      </w:r>
      <w:r>
        <w:rPr>
          <w:b/>
          <w:bCs/>
        </w:rPr>
        <w:t>itself</w:t>
      </w:r>
      <w:r>
        <w:t>) At first glance, it’s hard to feel the difference, but usually, people ask about the action itself, and you get used to it surprisingly quickly as you learn Russian. In fact, there were often times when I found it strange that other languages could have conversations without this.</w:t>
      </w:r>
    </w:p>
    <w:p w14:paraId="1FA74400" w14:textId="73145F02" w:rsidR="00BC46A6" w:rsidRDefault="005605C7">
      <w:pPr>
        <w:pStyle w:val="BodyText"/>
      </w:pPr>
      <w:r>
        <w:t>If you ask a Russian if there is a word order, they will say no. In fact, grammatically, this is both true and false. For example, in the sentence “I love you,” the word order rarely changes except in special (or omitted) cases, but in Russian, almost any word order is possible. There are 6 ways to arrange 3 words, but the most frequently used word orders are about two, the same as in Korean: “I you love” and “I love you.” Since Russian verbs contain some information about the subject</w:t>
      </w:r>
      <w:del w:id="28" w:author="Seo, Jeongwon" w:date="2026-03-24T11:08:00Z" w16du:dateUtc="2026-03-24T16:08:00Z">
        <w:r w:rsidDel="007B60BC">
          <w:delText xml:space="preserve"> (I, you, third person, we, plural you, plural third person)</w:delText>
        </w:r>
      </w:del>
      <w:r>
        <w:t>, the freedom of omission is higher than in Korean. However, if you omit or arrange words randomly, Russians will scold you for speaking that way, so it takes effort to learn the natural word order.</w:t>
      </w:r>
    </w:p>
    <w:p w14:paraId="1FA74401" w14:textId="77777777" w:rsidR="00BC46A6" w:rsidRDefault="005605C7">
      <w:pPr>
        <w:pStyle w:val="BodyText"/>
      </w:pPr>
      <w:r>
        <w:t xml:space="preserve">Contrary to the stereotype of rough Russian “bear” brothers and sisters being completely impolite, surprisingly, Russian has a formal form of address. Of course, English also has more polite words, but in Russian, there are separate words to express politeness in verbs, not just word choice, just like in Korean. However, the difference from Korean is that the criterion for using formal language is familiarity, so with a few exceptions, family members never use formal language, even to their grandparents. When I first didn’t know their culture, I thought, </w:t>
      </w:r>
      <w:r>
        <w:rPr>
          <w:i/>
          <w:iCs/>
        </w:rPr>
        <w:t>‘These people have no manners at all,’</w:t>
      </w:r>
      <w:r>
        <w:t xml:space="preserve"> when a Russian friend called their parents by their first name or ‘you.’ Even between men and women who meet as a potential couple, they rarely use formal language except when they first meet. Of course, you use honorifics for people you meet in a public capacity (school or company, etc.). Even if a restaurant or cafe employee calls you ‘you,’ it’s a sign of friendliness, so you don’t need to be too upset, but I was not happy about it the whole time.</w:t>
      </w:r>
    </w:p>
    <w:p w14:paraId="1FA74402" w14:textId="20FC4085" w:rsidR="00BC46A6" w:rsidRDefault="005605C7">
      <w:pPr>
        <w:pStyle w:val="BodyText"/>
      </w:pPr>
      <w:r>
        <w:t xml:space="preserve">Tip: Calling Names For reference, when </w:t>
      </w:r>
      <w:del w:id="29" w:author="Seo, Jeongwon" w:date="2026-03-24T11:09:00Z" w16du:dateUtc="2026-03-24T16:09:00Z">
        <w:r w:rsidDel="000036D4">
          <w:delText xml:space="preserve">calling </w:delText>
        </w:r>
      </w:del>
      <w:ins w:id="30" w:author="Seo, Jeongwon" w:date="2026-03-24T11:09:00Z" w16du:dateUtc="2026-03-24T16:09:00Z">
        <w:r w:rsidR="000036D4">
          <w:t xml:space="preserve">addressing </w:t>
        </w:r>
      </w:ins>
      <w:r>
        <w:t xml:space="preserve">a Russian person, you use a </w:t>
      </w:r>
      <w:del w:id="31" w:author="Seo, Jeongwon" w:date="2026-03-24T11:10:00Z" w16du:dateUtc="2026-03-24T16:10:00Z">
        <w:r w:rsidDel="00C02D43">
          <w:delText>short</w:delText>
        </w:r>
      </w:del>
      <w:ins w:id="32" w:author="Seo, Jeongwon" w:date="2026-03-24T11:10:00Z" w16du:dateUtc="2026-03-24T16:10:00Z">
        <w:r w:rsidR="00C02D43">
          <w:t>nick</w:t>
        </w:r>
      </w:ins>
      <w:del w:id="33" w:author="Seo, Jeongwon" w:date="2026-03-24T11:10:00Z" w16du:dateUtc="2026-03-24T16:10:00Z">
        <w:r w:rsidDel="00970A9C">
          <w:delText xml:space="preserve"> </w:delText>
        </w:r>
      </w:del>
      <w:r>
        <w:t>name. As far as I know, all names have a short</w:t>
      </w:r>
      <w:ins w:id="34" w:author="Seo, Jeongwon" w:date="2026-03-24T11:10:00Z" w16du:dateUtc="2026-03-24T16:10:00Z">
        <w:r w:rsidR="00C02D43">
          <w:t>ened</w:t>
        </w:r>
      </w:ins>
      <w:r>
        <w:t xml:space="preserve"> </w:t>
      </w:r>
      <w:del w:id="35" w:author="Seo, Jeongwon" w:date="2026-03-24T11:10:00Z" w16du:dateUtc="2026-03-24T16:10:00Z">
        <w:r w:rsidDel="00F42B16">
          <w:delText>name</w:delText>
        </w:r>
      </w:del>
      <w:ins w:id="36" w:author="Seo, Jeongwon" w:date="2026-03-24T11:10:00Z" w16du:dateUtc="2026-03-24T16:10:00Z">
        <w:r w:rsidR="00F42B16">
          <w:t>version</w:t>
        </w:r>
      </w:ins>
      <w:r>
        <w:t>. For example, Anastasia is called Nastya, Alexander is called Sasha, and Yekaterina is called Katya. But in official settings or to be polite, you use both the first name and patronymic (father’s name). In English, you would use Mr., Miss, Doctor, Junior, etc., but in Russian, you would say Ivan Sergeyevich (Ivan, son of Sergey), Irina Mikhailovna (Irina, daughter of Mikhail).</w:t>
      </w:r>
    </w:p>
    <w:p w14:paraId="1FA74403" w14:textId="77777777" w:rsidR="00BC46A6" w:rsidRDefault="005605C7">
      <w:pPr>
        <w:pStyle w:val="BodyText"/>
      </w:pPr>
      <w:r>
        <w:t>When I first landed at Moscow Sheremetyevo Airport and went through the admission process, I realized that the unfriendliness of Russians was not an exaggeration at all. However, this perception changed a bit over time, and the reason is that Russians generally don’t think they need to be kind to strangers. But if you have even a slight acquaintance with someone (even a fellow passenger on a train), they become very polite and start to save face. There were many times when I wondered if they were the same people. People who would casually use abusive language on the street were so nice when they were my friends in Russia, and if we sat together for just a few hours on a train or bus, they would share their food and be surprisingly kind.</w:t>
      </w:r>
    </w:p>
    <w:p w14:paraId="1FA74404" w14:textId="77777777" w:rsidR="00BC46A6" w:rsidRDefault="005605C7">
      <w:pPr>
        <w:pStyle w:val="BodyText"/>
      </w:pPr>
      <w:r>
        <w:t xml:space="preserve">They had their own reasons for treating strangers and acquaintances so differently. The naive and noble Slavic people have been exploited by foreign powers since long ago, so they have become wary of strangers. A great Russian writer named Pushkin said, </w:t>
      </w:r>
      <w:r>
        <w:rPr>
          <w:b/>
          <w:bCs/>
        </w:rPr>
        <w:t>‘Smiling at a stranger is something only a fool does.’</w:t>
      </w:r>
      <w:r>
        <w:t xml:space="preserve"> Whatever the reason, it was impossible to convince me.</w:t>
      </w:r>
    </w:p>
    <w:p w14:paraId="1FA74405" w14:textId="77777777" w:rsidR="00BC46A6" w:rsidRDefault="005605C7">
      <w:pPr>
        <w:pStyle w:val="BodyText"/>
      </w:pPr>
      <w:r>
        <w:t>After arriving in Russia, I once bought a Russian joke book from a bookstore to learn Russian in a fun way. Since it was a book for beginners, there weren’t many words I didn’t know, so there was no major difficulty in reading it. When I first read a few, I wondered if I was not understanding them correctly, but after reading a few more, I just couldn’t figure out where to laugh. I called a Russian friend and asked him to take a look with me. He burst out laughing from the first joke and asked where I bought it. I was completely dumbfounded, but I politely asked which part was funny. My friend kindly explained the punchline and the explanation, but it took me some time to get used to Russian jokes after that. This difference in humor code was not just due to distance.</w:t>
      </w:r>
    </w:p>
    <w:p w14:paraId="1FA74406" w14:textId="77777777" w:rsidR="00BC46A6" w:rsidRDefault="005605C7">
      <w:pPr>
        <w:pStyle w:val="BodyText"/>
      </w:pPr>
      <w:r>
        <w:t>The idea that Russians are strong against the cold seems to be half right and half wrong. When I was attending a Russian language academy in Korea, there was a native speaker instructor who would bundle up from head to toe with clothes, a hat, and gloves whenever it got a little cold. The thought that Russia must be very cold always lingered in my mind. When I arrived in Russia, I saw many people like my Russian teacher. In that sense, the statement that all Russians are physically strong against the cold seems to be wrong. Besides, when you go inside in Russia, most buildings have free heaters that are so warm, so it’s a bit of a stretch to think that they have a physical trait of being used to the cold because of the cold weather. I think the reason why Russians can be strong against the cold is because of the winter gear they have.</w:t>
      </w:r>
    </w:p>
    <w:p w14:paraId="1FA74407" w14:textId="77777777" w:rsidR="00BC46A6" w:rsidRDefault="005605C7">
      <w:pPr>
        <w:pStyle w:val="BodyText"/>
      </w:pPr>
      <w:r>
        <w:t>Also, in Russia, you have to be careful with your choice of words when addressing a woman. Even if a woman has completely white hair, it is very rude to call her ‘grandmother’. Once in class, the Russian teacher asked me to describe her, and I said ‘a slightly cranky-looking but kind-hearted grandmother,’ and I was scolded for an hour or two. Likewise, it is also rude to call someone who looks like a middle-aged woman an ‘auntie,’ and I heard the word ‘auntie’ used at the airport as a mild curse word. So when I asked how to address an unknown Russian woman, they told me to call all Russian women ‘devushka (young lady)’. After being thoroughly scolded by aunties and grandmothers in Russia, you won’t have the slightest desire to call them young ladies.</w:t>
      </w:r>
    </w:p>
    <w:p w14:paraId="1FA74408" w14:textId="77777777" w:rsidR="00BC46A6" w:rsidRDefault="005605C7">
      <w:pPr>
        <w:pStyle w:val="BodyText"/>
      </w:pPr>
      <w:r>
        <w:t>They were very different. It wasn’t to the point where I couldn’t live, but they were also people who I couldn’t readily feel close to. However, they are not necessarily wrong. I resolved to grow my own capacity, as I was still a person who was not yet ready to readily accept their differences.</w:t>
      </w:r>
    </w:p>
    <w:p w14:paraId="1FA74409" w14:textId="77777777" w:rsidR="00BC46A6" w:rsidRDefault="005605C7">
      <w:pPr>
        <w:pStyle w:val="Heading3"/>
      </w:pPr>
      <w:bookmarkStart w:id="37" w:name="studying-at-the-preparatory-faculty"/>
      <w:bookmarkEnd w:id="27"/>
      <w:r>
        <w:t>Studying at the Preparatory Faculty</w:t>
      </w:r>
    </w:p>
    <w:p w14:paraId="1FA7440A" w14:textId="77777777" w:rsidR="00BC46A6" w:rsidRDefault="005605C7">
      <w:pPr>
        <w:pStyle w:val="FirstParagraph"/>
      </w:pPr>
      <w:r>
        <w:rPr>
          <w:b/>
          <w:bCs/>
        </w:rPr>
        <w:t>TsMO, Para, and Russian-Style Math</w:t>
      </w:r>
    </w:p>
    <w:p w14:paraId="1FA7440B" w14:textId="77777777" w:rsidR="00BC46A6" w:rsidRDefault="005605C7">
      <w:pPr>
        <w:pStyle w:val="BodyText"/>
      </w:pPr>
      <w:r>
        <w:t xml:space="preserve">The preparatory faculty of Moscow State University has long been more famous among international students by its nickname </w:t>
      </w:r>
      <w:r>
        <w:rPr>
          <w:b/>
          <w:bCs/>
        </w:rPr>
        <w:t>‘TsMO (ЦМО, Center for International Education)’</w:t>
      </w:r>
      <w:r>
        <w:t xml:space="preserve">. Although the official name was changed to </w:t>
      </w:r>
      <w:r>
        <w:rPr>
          <w:b/>
          <w:bCs/>
        </w:rPr>
        <w:t>‘IRYaK (ИРЯиК, Institute of Russian Language and Culture)’</w:t>
      </w:r>
      <w:r>
        <w:t xml:space="preserve"> in 2013, many people, including myself who first set foot in Russia in 2014, still called the preparatory faculty ‘TsMO’. I assume it was because it was easy to pronounce and short.</w:t>
      </w:r>
    </w:p>
    <w:p w14:paraId="1FA7440C" w14:textId="77777777" w:rsidR="00BC46A6" w:rsidRDefault="005605C7">
      <w:pPr>
        <w:pStyle w:val="BodyText"/>
      </w:pPr>
      <w:r>
        <w:t xml:space="preserve">The preparatory faculty of Moscow University was not an independent building as one might commonly imagine, but rather used a part of an existing large building. Science and </w:t>
      </w:r>
      <w:r w:rsidRPr="005B245F">
        <w:t>humanities</w:t>
      </w:r>
      <w:r>
        <w:t xml:space="preserve"> students took classes in different buildings, about a 3-minute walk apart. Since I was a science student and my wife was a humanities student, sometimes when we had lunch together or went home together, the person who finished first would go to the other building and wait.</w:t>
      </w:r>
    </w:p>
    <w:p w14:paraId="1FA7440D" w14:textId="444F0DD2" w:rsidR="00BC46A6" w:rsidRDefault="005605C7">
      <w:pPr>
        <w:pStyle w:val="BodyText"/>
      </w:pPr>
      <w:r w:rsidRPr="004D7E07">
        <w:rPr>
          <w:highlight w:val="yellow"/>
          <w:rPrChange w:id="38" w:author="Seo, Jeongwon" w:date="2026-03-24T11:19:00Z" w16du:dateUtc="2026-03-24T16:19:00Z">
            <w:rPr/>
          </w:rPrChange>
        </w:rPr>
        <w:t xml:space="preserve">“Around the preparatory faculty, you could often see signs like </w:t>
      </w:r>
      <w:del w:id="39" w:author="Seo, Jeongwon" w:date="2026-03-24T11:19:00Z" w16du:dateUtc="2026-03-24T16:19:00Z">
        <w:r w:rsidRPr="004D7E07" w:rsidDel="00BC501B">
          <w:rPr>
            <w:highlight w:val="yellow"/>
            <w:rPrChange w:id="40" w:author="Seo, Jeongwon" w:date="2026-03-24T11:19:00Z" w16du:dateUtc="2026-03-24T16:19:00Z">
              <w:rPr/>
            </w:rPrChange>
          </w:rPr>
          <w:delText xml:space="preserve">‘○○ </w:delText>
        </w:r>
      </w:del>
      <w:ins w:id="41" w:author="Seo, Jeongwon" w:date="2026-03-24T11:19:00Z" w16du:dateUtc="2026-03-24T16:19:00Z">
        <w:r w:rsidR="00BC501B" w:rsidRPr="004D7E07">
          <w:rPr>
            <w:highlight w:val="yellow"/>
            <w:rPrChange w:id="42" w:author="Seo, Jeongwon" w:date="2026-03-24T11:19:00Z" w16du:dateUtc="2026-03-24T16:19:00Z">
              <w:rPr/>
            </w:rPrChange>
          </w:rPr>
          <w:t>‘</w:t>
        </w:r>
        <w:r w:rsidR="00BC501B" w:rsidRPr="004D7E07">
          <w:rPr>
            <w:rFonts w:hint="eastAsia"/>
            <w:highlight w:val="yellow"/>
            <w:lang w:eastAsia="ko-KR"/>
            <w:rPrChange w:id="43" w:author="Seo, Jeongwon" w:date="2026-03-24T11:19:00Z" w16du:dateUtc="2026-03-24T16:19:00Z">
              <w:rPr>
                <w:rFonts w:hint="eastAsia"/>
                <w:lang w:eastAsia="ko-KR"/>
              </w:rPr>
            </w:rPrChange>
          </w:rPr>
          <w:t>__</w:t>
        </w:r>
        <w:r w:rsidR="00BC501B" w:rsidRPr="004D7E07">
          <w:rPr>
            <w:highlight w:val="yellow"/>
            <w:rPrChange w:id="44" w:author="Seo, Jeongwon" w:date="2026-03-24T11:19:00Z" w16du:dateUtc="2026-03-24T16:19:00Z">
              <w:rPr/>
            </w:rPrChange>
          </w:rPr>
          <w:t xml:space="preserve"> </w:t>
        </w:r>
      </w:ins>
      <w:r w:rsidRPr="004D7E07">
        <w:rPr>
          <w:highlight w:val="yellow"/>
          <w:rPrChange w:id="45" w:author="Seo, Jeongwon" w:date="2026-03-24T11:19:00Z" w16du:dateUtc="2026-03-24T16:19:00Z">
            <w:rPr/>
          </w:rPrChange>
        </w:rPr>
        <w:t>University ○○ Department’</w:t>
      </w:r>
      <w:r>
        <w:t xml:space="preserve"> on just one floor of a building. Seeing even universities using only a part of a building, I was quite shocked by its similarity to the Korean hagwon (private academy) system.”</w:t>
      </w:r>
    </w:p>
    <w:p w14:paraId="1FA7440E" w14:textId="77777777" w:rsidR="00BC46A6" w:rsidRDefault="005605C7">
      <w:pPr>
        <w:pStyle w:val="BodyText"/>
      </w:pPr>
      <w:r>
        <w:t>The preparatory faculty is not just a language training institution, but a course where most students enroll with the goal of entering an undergraduate or graduate program. Therefore, upon admission, they ask for your intended major. You don’t decide on a specific major, but you choose a broad field such as history, language, engineering, or natural sciences, and your courses for the year will vary accordingly. I chose the natural sciences track and took mathematics and physics along with Russian, while my wife chose the language (Russian-Korean translation and interpretation) track and learned Russian history and culture.</w:t>
      </w:r>
    </w:p>
    <w:p w14:paraId="1FA7440F" w14:textId="77777777" w:rsidR="00BC46A6" w:rsidRDefault="005605C7">
      <w:pPr>
        <w:pStyle w:val="BodyText"/>
      </w:pPr>
      <w:r>
        <w:t xml:space="preserve">In Russian universities, instead of the 50-minute ‘one-hour class’ we are used to, there is a 1-hour 30-35 minute class unit called </w:t>
      </w:r>
      <w:r>
        <w:rPr>
          <w:b/>
          <w:bCs/>
        </w:rPr>
        <w:t>‘para (пара)’</w:t>
      </w:r>
      <w:r>
        <w:t>. It usually includes a 5-10 minute break after a 45-minute class, so it was more manageable than I thought. The preparatory faculty had classes every day, and I took an average of four paras a day, which was a pretty tight schedule for a student.</w:t>
      </w:r>
    </w:p>
    <w:p w14:paraId="1FA74410" w14:textId="77777777" w:rsidR="00BC46A6" w:rsidRDefault="005605C7">
      <w:pPr>
        <w:pStyle w:val="BodyText"/>
      </w:pPr>
      <w:r>
        <w:t xml:space="preserve">In 2014, the annual tuition was about $5,080. It was a 38-week course instead of the usual 32 weeks, with classes held every day and a class size of at most 6-7 students (my class had 4), so the educational density for the cost was not bad. However, since the purpose of the preparatory faculty is ‘basic Russian language education for university admission,’ it is difficult to expect an advanced level. The ultimate goal for most students is to pass the </w:t>
      </w:r>
      <w:r>
        <w:rPr>
          <w:b/>
          <w:bCs/>
        </w:rPr>
        <w:t>TORFL 1st level (ТРКИ-1)</w:t>
      </w:r>
      <w:r>
        <w:t>.</w:t>
      </w:r>
    </w:p>
    <w:p w14:paraId="1FA74411" w14:textId="77777777" w:rsidR="00BC46A6" w:rsidRDefault="005605C7">
      <w:pPr>
        <w:pStyle w:val="BodyText"/>
      </w:pPr>
      <w:r>
        <w:t>Info: TORFL is a Russian language proficiency test administered by the Russian Ministry of Education, divided into Basic (A1), Elementary (A2), 1st Level (B1), 2nd Level (B2), 3rd Level (C1), and 4th Level (C2). The 1st level is a level that can be reached after about 12-18 months of study, and is evaluated as a stage where everyday communication and basic major studies are possible.</w:t>
      </w:r>
    </w:p>
    <w:p w14:paraId="1FA74412" w14:textId="77777777" w:rsidR="00BC46A6" w:rsidRDefault="005605C7">
      <w:pPr>
        <w:pStyle w:val="BodyText"/>
      </w:pPr>
      <w:r>
        <w:t xml:space="preserve">The preparatory faculty also has some interesting anecdotes. Since most students are new to Russia, they often see the letters </w:t>
      </w:r>
      <w:r>
        <w:rPr>
          <w:b/>
          <w:bCs/>
        </w:rPr>
        <w:t>‘CCCP’</w:t>
      </w:r>
      <w:r>
        <w:t xml:space="preserve"> all over Moscow and ask what it means in class. The teachers smile and explain that it is an abbreviation for the former Soviet Union. It looks like the English alphabet, but in Russian, C is read as ‘es’, and P as ‘er’, which is why this happens.</w:t>
      </w:r>
    </w:p>
    <w:p w14:paraId="1FA74413" w14:textId="77777777" w:rsidR="00BC46A6" w:rsidRDefault="005605C7">
      <w:pPr>
        <w:pStyle w:val="BodyText"/>
      </w:pPr>
      <w:r>
        <w:t>Let’s get back to the classes. Since I said I wanted to major in nuclear physics, I took two paras of math and two paras of physics a week in addition to Russian. Russian was not easy from the beginning because the printed and cursive scripts are quite different. Moreover, the cursive of native speakers is often very sloppy, so it was a challenge for foreigners to decipher it. The grammar was not easy either. Verbs change according to tense and person, and nouns change according to case, number, and gender. Every language is difficult, but Russian is a language with particularly rich grammatical variations.</w:t>
      </w:r>
    </w:p>
    <w:p w14:paraId="1FA74414" w14:textId="77777777" w:rsidR="00BC46A6" w:rsidRDefault="005605C7">
      <w:pPr>
        <w:pStyle w:val="BodyText"/>
      </w:pPr>
      <w:r>
        <w:t>The math class started with ‘addition’. It wasn’t about learning the operation, but about learning how to read “1 plus 1 is 2” in Russian. In the first semester, it was relatively easy as it only went up to logarithms and exponents. However, in the second semester, differentiation, integration, and advanced calculus appeared. The problem was not the difficulty, but the speed. The math teacher seemed to think that we knew everything, even advanced calculus, as if it were basic arithmetic.</w:t>
      </w:r>
    </w:p>
    <w:p w14:paraId="1FA74415" w14:textId="77777777" w:rsidR="00BC46A6" w:rsidRDefault="005605C7">
      <w:pPr>
        <w:pStyle w:val="BlockText"/>
      </w:pPr>
      <w:r>
        <w:t>‘Okay, this is how you read and do definite integrals. (Omitted) Do your homework up to ○○’</w:t>
      </w:r>
    </w:p>
    <w:p w14:paraId="1FA74416" w14:textId="77777777" w:rsidR="00BC46A6" w:rsidRDefault="005605C7">
      <w:pPr>
        <w:pStyle w:val="FirstParagraph"/>
      </w:pPr>
      <w:r>
        <w:t xml:space="preserve">He used to give homework like this, and I used to think to myself, </w:t>
      </w:r>
      <w:r>
        <w:rPr>
          <w:i/>
          <w:iCs/>
        </w:rPr>
        <w:t>‘This isn’t addition and subtraction, how can I solve it when I just learned it today…’</w:t>
      </w:r>
      <w:r>
        <w:t xml:space="preserve"> The explanation went by quickly, and it felt more like learning ‘how to understand math in Russian’ than learning math. Looking back after graduation, although we didn’t cover partial differentiation or complex integration techniques, math was one of the hardest subjects due to the language barrier.</w:t>
      </w:r>
    </w:p>
    <w:p w14:paraId="1FA74417" w14:textId="77777777" w:rsidR="00BC46A6" w:rsidRDefault="005605C7">
      <w:pPr>
        <w:pStyle w:val="BodyText"/>
      </w:pPr>
      <w:r>
        <w:t>Also, in Russia, the decimal point and thousands separator notation is the opposite of that in Korea. For example, 12,345.6 is written as 12.345,6 in Russia. It’s fine once you get used to it, but it was often confusing at first. The cursive for numbers was also different from ours, which was another adjustment process.</w:t>
      </w:r>
    </w:p>
    <w:p w14:paraId="1FA74418" w14:textId="77777777" w:rsidR="00BC46A6" w:rsidRDefault="005605C7">
      <w:pPr>
        <w:pStyle w:val="BodyText"/>
      </w:pPr>
      <w:r>
        <w:t>Physics class started a little later than math. In the beginning, we learned Newtonian mechanics. The problems involved elevators, pulleys, inclined planes, and friction, and the problem settings were quite complex. It was about hanging an elevator on a pulley or calculating the force by connecting several springs. It took more time to understand the problem situation than to do simple calculations. Later, we also covered electromagnetism and learned the basics of nuclear physics.</w:t>
      </w:r>
    </w:p>
    <w:p w14:paraId="1FA74419" w14:textId="77777777" w:rsidR="00BC46A6" w:rsidRDefault="005605C7">
      <w:pPr>
        <w:pStyle w:val="BodyText"/>
      </w:pPr>
      <w:r>
        <w:t>Learning a major subject when you are not completely familiar with the language was harder than I thought. It required not only understanding the words, but also accepting their problem-solving approach and thought structure. At the time, in my first year, instead of accepting the parts I didn’t understand, I would easily dismiss them as ‘strange.’ Looking back now, I can say that it revealed my own immaturity in not being able to accept the differences in culture and ways of thinking.</w:t>
      </w:r>
    </w:p>
    <w:p w14:paraId="1FA7441A" w14:textId="77777777" w:rsidR="00BC46A6" w:rsidRDefault="005605C7">
      <w:pPr>
        <w:pStyle w:val="Heading3"/>
      </w:pPr>
      <w:bookmarkStart w:id="46" w:name="side-story-1---the-russian-walk"/>
      <w:bookmarkEnd w:id="37"/>
      <w:r>
        <w:t>Side Story (1) - The Russian Walk</w:t>
      </w:r>
    </w:p>
    <w:p w14:paraId="1FA7441B" w14:textId="77777777" w:rsidR="00BC46A6" w:rsidRDefault="005605C7">
      <w:pPr>
        <w:pStyle w:val="FirstParagraph"/>
      </w:pPr>
      <w:r>
        <w:rPr>
          <w:b/>
          <w:bCs/>
        </w:rPr>
        <w:t>More Than Just a Walk, and the Need for Strong Stamina</w:t>
      </w:r>
    </w:p>
    <w:p w14:paraId="1FA7441C" w14:textId="77777777" w:rsidR="00BC46A6" w:rsidRDefault="005605C7">
      <w:pPr>
        <w:pStyle w:val="BodyText"/>
      </w:pPr>
      <w:r>
        <w:t>When discussing daily life in Russia, one word that can never be omitted is ‘walk’ (Прогулка, pragulka). For Russians, a walk means more than just the act of moving one’s legs alternately. Not only does it refer to a pure, literal walk, but also lounging around at home, and even the thrilling escape of skipping a boring class to go play is included in this magic word ‘walk.’ Furthermore, if in Korea you have “Want to come over for ramen?” or “Want to watch Netflix?”, in Russia, asking someone you’re interested in “Want to go for a walk together?” is a kind of date proposal and a sweet pick-up line.</w:t>
      </w:r>
    </w:p>
    <w:p w14:paraId="1FA7441D" w14:textId="77777777" w:rsidR="00BC46A6" w:rsidRDefault="005605C7">
      <w:pPr>
        <w:pStyle w:val="BodyText"/>
      </w:pPr>
      <w:r>
        <w:t xml:space="preserve">So, if someone in Russia casually asks you, “Want to go for a walk?”, you need to quickly figure out from the context and situation whether they really mean to walk, to go on a date, or to just ditch everything and have fun. Usually, it means a literal walk, but if you’ve agreed to go for a real walk with a Russian, there’s one essential item you must pack. And that is </w:t>
      </w:r>
      <w:r>
        <w:rPr>
          <w:b/>
          <w:bCs/>
        </w:rPr>
        <w:t>‘strong stamina’</w:t>
      </w:r>
      <w:r>
        <w:t>. This is because their walks are endlessly long, beyond the imagination of a Korean.</w:t>
      </w:r>
    </w:p>
    <w:p w14:paraId="1FA7441E" w14:textId="77777777" w:rsidR="00BC46A6" w:rsidRDefault="005605C7">
      <w:pPr>
        <w:pStyle w:val="BodyText"/>
      </w:pPr>
      <w:r>
        <w:t>I was a healthy adult male who had endured military service in the Republic of Korea and prided myself on not lagging behind others in terms of stamina, but in front of the overwhelming ‘walking power’ of the Russians, I was nothing more than a leaf in the wind. Seeing only my legs tremble on a simple walk on flat ground, it’s clear that there are separate ‘muscles for general fitness’ and ‘muscles for Russian walks’ in the world. Shall I introduce a tearful episode of mine that led to this realization?</w:t>
      </w:r>
    </w:p>
    <w:p w14:paraId="1FA7441F" w14:textId="77777777" w:rsidR="00BC46A6" w:rsidRDefault="005605C7">
      <w:pPr>
        <w:pStyle w:val="BodyText"/>
      </w:pPr>
      <w:r>
        <w:t>Moscow has surprisingly many passionate locals who want to learn Korean. One of their frequent hangouts was the ‘Wonkwang School’ run by the Won-Buddhism foundation. On the Russian national social media ‘VKontakte (VK),’ there is a group related to this Wonkwang School, and if you post something like “I’m from Korea and I want to make Russian friends,” you’ll often get replies. A Russian friend contacted me, and out of the blue, suggested we go for a walk in a nearby park since the weather was nice.</w:t>
      </w:r>
    </w:p>
    <w:p w14:paraId="1FA74420" w14:textId="77777777" w:rsidR="00BC46A6" w:rsidRDefault="005605C7">
      <w:pPr>
        <w:pStyle w:val="BodyText"/>
      </w:pPr>
      <w:r>
        <w:t>With the incredibly naive thought of “Well, it’ll just be a quick stroll around the park,” I readily agreed and headed to Victory Park with a light heart. Ah, if only I had searched for the scale of Victory Park on my smartphone map just once before going, I would have at least been mentally prepared. Victory Park, also called the Memorial Park of Victory, was built on a massive continental scale to commemorate the victory in the Patriotic War against Nazi Germany.</w:t>
      </w:r>
    </w:p>
    <w:p w14:paraId="1FA74421" w14:textId="77777777" w:rsidR="00BC46A6" w:rsidRDefault="005605C7">
      <w:pPr>
        <w:pStyle w:val="BodyText"/>
      </w:pPr>
      <w:r>
        <w:t>After exchanging awkward smiles with a friend I was meeting for the first time at the subway station right next to the park, the ‘walk’ officially began. When I asked, “So, which way should we go now?”, my friend replied with a world-bright smile, “Just go wherever our feet take us, wherever we want to go.” For a moment, a cold, chilling sensation ran down my spine, but I started walking with bravado. Fortunately, this Russian friend had been learning Korean for quite some time and was very proficient, so he understood me perfectly whenever I stammered in Russian and helped me a lot.</w:t>
      </w:r>
    </w:p>
    <w:p w14:paraId="1FA74422" w14:textId="77777777" w:rsidR="00BC46A6" w:rsidRDefault="005605C7">
      <w:pPr>
        <w:pStyle w:val="BodyText"/>
      </w:pPr>
      <w:r>
        <w:t>But the joy of language exchange was short-lived. After wandering around the vast, vast park for about an hour, we finally arrived at the Victory Museum in the center of the park. My legs were already screaming that they wanted to go home, but I pretended to be calm to my friend and politely asked, “So, which way should we go now?” However, the answer that came back was an infinite repetition of the desperate phrase I had heard when we first met.</w:t>
      </w:r>
    </w:p>
    <w:p w14:paraId="1FA74423" w14:textId="77777777" w:rsidR="00BC46A6" w:rsidRDefault="005605C7">
      <w:pPr>
        <w:pStyle w:val="BodyText"/>
      </w:pPr>
      <w:r>
        <w:rPr>
          <w:b/>
          <w:bCs/>
        </w:rPr>
        <w:t>“Huh? Just keep going in any direction you want!”</w:t>
      </w:r>
      <w:r>
        <w:t xml:space="preserve"> At that moment, I had a strong intuition that something was very wrong. In a crisis, feeling that I might walk right out of Moscow, I quickly said, “Shouldn’t we be heading home soon?” as pitifully and politely as possible, and only then was I able to achieve the survival of returning home.</w:t>
      </w:r>
    </w:p>
    <w:p w14:paraId="1FA74424" w14:textId="77777777" w:rsidR="00BC46A6" w:rsidRDefault="005605C7">
      <w:pPr>
        <w:pStyle w:val="BodyText"/>
      </w:pPr>
      <w:r>
        <w:t>I had no personal grudge against that friend, but a few days later, when he cheerfully contacted me to go for another walk, my body reflexively pretended to be sick, and he soon stopped contacting me. I felt very sorry, but the shock of that first Russian-style walk was so great that even afterwards, whenever other Russians suggested a walk, (unless it was a situation I absolutely couldn’t refuse) I would politely decline with the excuse, “I don’t really like walking,” which is completely incomprehensible to a Russian.</w:t>
      </w:r>
    </w:p>
    <w:p w14:paraId="1FA74425" w14:textId="77777777" w:rsidR="00BC46A6" w:rsidRDefault="005605C7">
      <w:pPr>
        <w:pStyle w:val="BodyText"/>
      </w:pPr>
      <w:r>
        <w:t>If I absolutely had to be dragged on a walk, I would insist on setting the meeting place in the very center of Moscow. The center of Moscow is densely packed with subway stations every 10 minutes or so on foot, making it very convenient for a ‘survival escape’ underground whenever my stamina gauge hit bottom. Besides, near the subway stations, unlike the empty parks, there are many things to see, and cafes and dessert shops are lined up, so I could very naturally make the other person sit down and continue the conversation by saying, “Shall we go get some coffee over there?”</w:t>
      </w:r>
    </w:p>
    <w:p w14:paraId="1FA74426" w14:textId="77777777" w:rsidR="00BC46A6" w:rsidRDefault="005605C7">
      <w:pPr>
        <w:pStyle w:val="BodyText"/>
      </w:pPr>
      <w:r>
        <w:t xml:space="preserve">So why on earth are Russians so serious, no, so crazy about walking? After pondering this throughout my study abroad, I came to my own conclusion. The biggest reason, paradoxically, is the </w:t>
      </w:r>
      <w:r>
        <w:rPr>
          <w:b/>
          <w:bCs/>
        </w:rPr>
        <w:t>‘gloomy weather’</w:t>
      </w:r>
      <w:r>
        <w:t>. Russia has far more gloomy days than sunny days in a year. The notorious weather of the UK is well-known, but Moscow’s winter and cloudy weather are no less so. That’s why on the rare day when the sun shines brightly, people pour out as if they are plants trying to photosynthesize and fill the parks, as if by appointment.</w:t>
      </w:r>
    </w:p>
    <w:p w14:paraId="1FA74427" w14:textId="77777777" w:rsidR="00BC46A6" w:rsidRDefault="005605C7">
      <w:pPr>
        <w:pStyle w:val="BodyText"/>
      </w:pPr>
      <w:r>
        <w:t>Moreover, Moscow’s large parks are not just stupidly large, but the landscaping and facilities are fantastically well-maintained. Once you enter a park, there are many things to enjoy and see, and some of them are located along the beautiful Moscow River, making them perfect for enjoying a leisurely time. This is enough to attract the Russian people who have been cooped up in their houses to the outdoors like a magnet. Of course, that’s only if you can handle their terrifying basic stamina.</w:t>
      </w:r>
    </w:p>
    <w:p w14:paraId="1FA74428" w14:textId="77777777" w:rsidR="00BC46A6" w:rsidRDefault="005605C7">
      <w:pPr>
        <w:pStyle w:val="BodyText"/>
      </w:pPr>
      <w:r>
        <w:t>In the end, a ‘walk’ in Russia was a romantic proposal to occupy the other person’s time entirely and share the leisure of life, going beyond the mere act of walking. It makes me admire anew the fact that in other languages, a single word can contain such a variety of meanings depending on the context and situation. Through the spiciness of a real Russian walk, I humbly learn a lesson again today.</w:t>
      </w:r>
    </w:p>
    <w:p w14:paraId="1FA74429" w14:textId="77777777" w:rsidR="00BC46A6" w:rsidRDefault="005605C7">
      <w:pPr>
        <w:pStyle w:val="Heading3"/>
      </w:pPr>
      <w:bookmarkStart w:id="47" w:name="getting-by-with-food"/>
      <w:bookmarkEnd w:id="46"/>
      <w:r>
        <w:t>Getting By with Food</w:t>
      </w:r>
    </w:p>
    <w:p w14:paraId="1FA7442A" w14:textId="77777777" w:rsidR="00BC46A6" w:rsidRDefault="005605C7">
      <w:pPr>
        <w:pStyle w:val="FirstParagraph"/>
      </w:pPr>
      <w:r>
        <w:rPr>
          <w:b/>
          <w:bCs/>
        </w:rPr>
        <w:t>From Shashlik to Borsch, and Fast Food</w:t>
      </w:r>
    </w:p>
    <w:p w14:paraId="1FA7442B" w14:textId="77777777" w:rsidR="00BC46A6" w:rsidRDefault="005605C7">
      <w:pPr>
        <w:pStyle w:val="BodyText"/>
      </w:pPr>
      <w:r>
        <w:t>I guess it’s hard to find videos or information about Russian food. Even if there is, there’s probably little about ‘traditional Russian food’, because most of the food Russians eat originated from foreign countries. As an aside, among the foods Koreans believe to be ‘traditional’ and enjoy, many have a surprisingly short history that makes them awkward to call ‘traditional’. For example, Gamjatang and Seolleongtang are relatively short, within 100 years. Anyway, let’s look at what’s on Russian tables.</w:t>
      </w:r>
    </w:p>
    <w:p w14:paraId="1FA7442C" w14:textId="77777777" w:rsidR="00BC46A6" w:rsidRDefault="005605C7">
      <w:pPr>
        <w:pStyle w:val="BodyText"/>
      </w:pPr>
      <w:r>
        <w:t xml:space="preserve">The fried rice called </w:t>
      </w:r>
      <w:r>
        <w:rPr>
          <w:b/>
          <w:bCs/>
        </w:rPr>
        <w:t>‘Plov’</w:t>
      </w:r>
      <w:r>
        <w:t xml:space="preserve">, commonly seen in Russia, is Uzbek food, and </w:t>
      </w:r>
      <w:r>
        <w:rPr>
          <w:b/>
          <w:bCs/>
        </w:rPr>
        <w:t>‘Shashlik’</w:t>
      </w:r>
      <w:r>
        <w:t xml:space="preserve">, a grilled skewer dish, one of my favorite foods in Russia, is also said to have originated from Armenia. And though unfamiliar to us, </w:t>
      </w:r>
      <w:r>
        <w:rPr>
          <w:b/>
          <w:bCs/>
        </w:rPr>
        <w:t>Georgian</w:t>
      </w:r>
      <w:r>
        <w:t xml:space="preserve"> (the country, not the US state; in Russian, Gruziya) food is considered delicious. Georgian dumplings like </w:t>
      </w:r>
      <w:r>
        <w:rPr>
          <w:b/>
          <w:bCs/>
        </w:rPr>
        <w:t>Khinkali</w:t>
      </w:r>
      <w:r>
        <w:t xml:space="preserve"> or </w:t>
      </w:r>
      <w:r>
        <w:rPr>
          <w:b/>
          <w:bCs/>
        </w:rPr>
        <w:t>Khachapuri</w:t>
      </w:r>
      <w:r>
        <w:t>, a bread with egg inside, are easily accessible in Russia and are loved not only by Russians but also by foreigners living in Russia and people from neighboring countries.</w:t>
      </w:r>
    </w:p>
    <w:p w14:paraId="1FA7442D" w14:textId="77777777" w:rsidR="00BC46A6" w:rsidRDefault="005605C7">
      <w:pPr>
        <w:pStyle w:val="BodyText"/>
      </w:pPr>
      <w:r>
        <w:t xml:space="preserve">So what are Russia’s unique dishes? Russia is composed of 85 federal subjects, 22 of which are autonomous republics. With the world’s largest territory, various ethnic groups, and many republics mixed together, it’s not easy to pinpoint ‘unique Russian food’. However, speaking of typical dishes found in Moscow and major Russian cities for the mainstream Slavic population, there are </w:t>
      </w:r>
      <w:r>
        <w:rPr>
          <w:b/>
          <w:bCs/>
        </w:rPr>
        <w:t>Borsch</w:t>
      </w:r>
      <w:r>
        <w:t xml:space="preserve"> and </w:t>
      </w:r>
      <w:r>
        <w:rPr>
          <w:b/>
          <w:bCs/>
        </w:rPr>
        <w:t>Blini</w:t>
      </w:r>
      <w:r>
        <w:t>.</w:t>
      </w:r>
    </w:p>
    <w:p w14:paraId="1FA7442E" w14:textId="77777777" w:rsidR="00BC46A6" w:rsidRDefault="005605C7">
      <w:pPr>
        <w:pStyle w:val="BodyText"/>
      </w:pPr>
      <w:r>
        <w:rPr>
          <w:b/>
          <w:bCs/>
        </w:rPr>
        <w:t>Borsch</w:t>
      </w:r>
      <w:r>
        <w:t xml:space="preserve"> has a status in Russia comparable to doenjang-guk (soybean paste stew) in Korea. It’s a meat soup colored with purple beets, which has become somewhat familiar to Koreans these days. Russians typically put </w:t>
      </w:r>
      <w:r>
        <w:rPr>
          <w:b/>
          <w:bCs/>
        </w:rPr>
        <w:t>Smetana</w:t>
      </w:r>
      <w:r>
        <w:t>, a sour cream, on top of borsch and mix it in. This smetana was unfamiliar to Koreans and had a slightly sour taste, like it had gone bad, so I never really enjoyed it until I left Russia. Nevertheless, if you exclude smetana, it’s a warm soup that anyone can enjoy without much of a barrier. At first, the intense purple color might be off-putting, but one spoonful on a cold day will make those feelings melt away. Once your palate adapts to the local tastes while living in Russia, the unfamiliarity of the red color disappears, and you can taste a deep, savory umami like our beef radish soup.</w:t>
      </w:r>
    </w:p>
    <w:p w14:paraId="1FA7442F" w14:textId="77777777" w:rsidR="00BC46A6" w:rsidRDefault="005605C7">
      <w:pPr>
        <w:pStyle w:val="BodyText"/>
      </w:pPr>
      <w:r>
        <w:rPr>
          <w:b/>
          <w:bCs/>
        </w:rPr>
        <w:t>Blini</w:t>
      </w:r>
      <w:r>
        <w:t xml:space="preserve"> are Russian pancakes, but unlike the thick pancakes we usually know, they are characterized by being very thin. They can be folded or rolled two or three times and dipped in sweet sauces like honey, or filled with ham, eggs, smoked salmon, etc., making them great as snacks or meal replacements. They are easy to make at home, and many restaurants sell them cheaply. Blini can be considered the easiest among Russian traditional foods, but unfortunately, it’s hard to find them outside of Russia and its neighboring countries.</w:t>
      </w:r>
    </w:p>
    <w:p w14:paraId="1FA74430" w14:textId="77777777" w:rsidR="00BC46A6" w:rsidRDefault="005605C7">
      <w:pPr>
        <w:pStyle w:val="BodyText"/>
      </w:pPr>
      <w:r>
        <w:t xml:space="preserve">In addition, sour black bread and </w:t>
      </w:r>
      <w:r>
        <w:rPr>
          <w:b/>
          <w:bCs/>
        </w:rPr>
        <w:t>Pelmeni</w:t>
      </w:r>
      <w:r>
        <w:t>, which are similar to dumplings but much smaller, are also Russian foods. Pelmeni can have various fillings. Once, I mistakenly bought pelmeni that was supposed to have meat but had cherries inside. I put these pelmeni in ramen when cooking it, and some of them burst when cooked, and the filling flowed into the ramen broth.</w:t>
      </w:r>
    </w:p>
    <w:p w14:paraId="1FA74431" w14:textId="77777777" w:rsidR="00BC46A6" w:rsidRDefault="005605C7">
      <w:pPr>
        <w:pStyle w:val="BodyText"/>
      </w:pPr>
      <w:r>
        <w:t xml:space="preserve">“The ramen broth was red, so I didn’t even know it had plenty of cherry juice and took a spoonful. </w:t>
      </w:r>
      <w:r>
        <w:rPr>
          <w:b/>
          <w:bCs/>
        </w:rPr>
        <w:t>Pandemonium</w:t>
      </w:r>
      <w:r>
        <w:t xml:space="preserve"> naturally came to mind. I had no choice but to throw away the precious ramen. It tasted like something even the devil of hell would cry over. Try it if you dare.”</w:t>
      </w:r>
    </w:p>
    <w:p w14:paraId="1FA74432" w14:textId="77777777" w:rsidR="00BC46A6" w:rsidRDefault="005605C7">
      <w:pPr>
        <w:pStyle w:val="BodyText"/>
      </w:pPr>
      <w:r>
        <w:t>More commonly seen outside than unique Russian dishes is actually fast food. Global fast-food chains like Burger King, KFC, and McDonald’s are ubiquitous, and in Russia, where the Big Mac Index is the lowest in the world, there’s no avoiding these chains. My friends and I primarily ate Basket Wings from KFC. For about 10,000 won, you’d get 25 wings, so we’d go there whenever we missed chicken. Travelers wandering around Russia looking for unique foods often end up at fast-food restaurants. I did, and so did everyone who came to visit me in Russia.</w:t>
      </w:r>
    </w:p>
    <w:p w14:paraId="1FA74433" w14:textId="77777777" w:rsidR="00BC46A6" w:rsidRDefault="005605C7">
      <w:pPr>
        <w:pStyle w:val="BodyText"/>
      </w:pPr>
      <w:r>
        <w:rPr>
          <w:b/>
          <w:bCs/>
        </w:rPr>
        <w:t>Rotisserie chicken</w:t>
      </w:r>
      <w:r>
        <w:t xml:space="preserve"> and </w:t>
      </w:r>
      <w:r>
        <w:rPr>
          <w:b/>
          <w:bCs/>
        </w:rPr>
        <w:t>Shawarma</w:t>
      </w:r>
      <w:r>
        <w:t xml:space="preserve"> are very common foods found at street stalls. They are very cheap and taste excellent. The rotisserie chicken tasted very similar to the chicken my father used to buy when I was young. When ordering shawarma, they ask if you want smetana on top, and just saying ‘No’ is already a success. With no suspicious ingredients, they are rolled up with plenty of vegetables and meat in a thin tortilla, so they rarely fail.</w:t>
      </w:r>
    </w:p>
    <w:p w14:paraId="1FA74434" w14:textId="77777777" w:rsidR="00BC46A6" w:rsidRDefault="005605C7">
      <w:pPr>
        <w:pStyle w:val="BodyText"/>
      </w:pPr>
      <w:r>
        <w:t>While studying at the preparatory faculty, my Russian teacher told us not to buy anything to eat carelessly on the street. Why would such delicious food be so cheap? There were even rumors that it was pigeon, not chicken. Still, for a poor, cold, and hungry international student, it was hard to find a cheaper and more satisfying meal than this.</w:t>
      </w:r>
    </w:p>
    <w:p w14:paraId="1FA74435" w14:textId="77777777" w:rsidR="00BC46A6" w:rsidRDefault="005605C7">
      <w:pPr>
        <w:pStyle w:val="BodyText"/>
      </w:pPr>
      <w:r>
        <w:t xml:space="preserve">My superficial feeling after living in Russia was that Russians generally don’t attach much importance to taste. Perhaps it’s because of the cold weather, or because life is still tough, like in Korea in the old days. They probably wouldn’t understand Koreans who eagerly search for good restaurants. And most Russians say that </w:t>
      </w:r>
      <w:r>
        <w:rPr>
          <w:b/>
          <w:bCs/>
        </w:rPr>
        <w:t>home-cooked food</w:t>
      </w:r>
      <w:r>
        <w:t xml:space="preserve"> is the most delicious, and they only eat out when they have no other choice. Looking back, Korea was a little different. We usually eat out when we want to eat delicious food that is difficult to make at home. My perception was also the same. The thought, </w:t>
      </w:r>
      <w:r>
        <w:rPr>
          <w:i/>
          <w:iCs/>
        </w:rPr>
        <w:t>‘Why do they eat out when the food isn’t even that good?’</w:t>
      </w:r>
      <w:r>
        <w:t xml:space="preserve"> always lingered in my mind. Although the food is different, the attitude towards food, and the perception of eating out I still felt that there are many differences.</w:t>
      </w:r>
    </w:p>
    <w:p w14:paraId="1FA74436" w14:textId="77777777" w:rsidR="00BC46A6" w:rsidRDefault="005605C7">
      <w:pPr>
        <w:pStyle w:val="Heading3"/>
      </w:pPr>
      <w:bookmarkStart w:id="48" w:name="finding-korea-in-moscow"/>
      <w:bookmarkEnd w:id="47"/>
      <w:r>
        <w:t>Finding Korea in Moscow</w:t>
      </w:r>
    </w:p>
    <w:p w14:paraId="1FA74437" w14:textId="77777777" w:rsidR="00BC46A6" w:rsidRDefault="005605C7">
      <w:pPr>
        <w:pStyle w:val="FirstParagraph"/>
      </w:pPr>
      <w:r>
        <w:rPr>
          <w:b/>
          <w:bCs/>
        </w:rPr>
        <w:t>Longing, the Embassy, and a North Korean Restaurant</w:t>
      </w:r>
    </w:p>
    <w:p w14:paraId="1FA74438" w14:textId="77777777" w:rsidR="00BC46A6" w:rsidRDefault="005605C7">
      <w:pPr>
        <w:pStyle w:val="BodyText"/>
      </w:pPr>
      <w:r>
        <w:t xml:space="preserve">In Moscow, approximately </w:t>
      </w:r>
      <w:r>
        <w:rPr>
          <w:b/>
          <w:bCs/>
        </w:rPr>
        <w:t>6,600 km</w:t>
      </w:r>
      <w:r>
        <w:t xml:space="preserve"> in a straight line from my beloved homeland, a 14-hour flight away, it’s inevitable to occasionally miss Korea. However, even in this unfamiliar city, where most days are cloudy and cold, and the people are even colder, there are fragments of Korea that can be experienced everywhere.</w:t>
      </w:r>
    </w:p>
    <w:p w14:paraId="1FA74439" w14:textId="77777777" w:rsidR="00BC46A6" w:rsidRDefault="005605C7">
      <w:pPr>
        <w:pStyle w:val="BodyText"/>
      </w:pPr>
      <w:r>
        <w:t xml:space="preserve">First, let’s talk about the </w:t>
      </w:r>
      <w:r>
        <w:rPr>
          <w:b/>
          <w:bCs/>
        </w:rPr>
        <w:t>Korean Embassy in Russia</w:t>
      </w:r>
      <w:r>
        <w:t>, which is legally Korean territory. In fact, international students don’t usually have much reason to visit the embassy, but I had a few opportunities. In December of the year I arrived in Moscow, I was scheduled to be promoted to captain. At a dinner before the promotion, the Military Attaché’s assistant told me to prepare my wife’s hanbok for the promotion ceremony. At that time, I was still so ingrained in military discipline that I believed him implicitly and had my wife’s hanbok sent from Korea and prepared. When I told him I had prepared my wife’s hanbok, he said it was half a joke, but he still spoke to the Military Attaché so that I could have my captain promotion ceremony at the embassy. Usually, you only invite family and get new shoulder epaulets for a major’s promotion ceremony, but I was lucky enough to have a glorious promotion ceremony in a distant, unfamiliar land.</w:t>
      </w:r>
    </w:p>
    <w:p w14:paraId="1FA7443A" w14:textId="77777777" w:rsidR="00BC46A6" w:rsidRDefault="005605C7">
      <w:pPr>
        <w:pStyle w:val="BodyText"/>
      </w:pPr>
      <w:r>
        <w:t xml:space="preserve">“The embassy building was rectangular, and in the middle, there was a small, empty rectangular space. There was a </w:t>
      </w:r>
      <w:r>
        <w:rPr>
          <w:b/>
          <w:bCs/>
        </w:rPr>
        <w:t>pavilion and a small pond</w:t>
      </w:r>
      <w:r>
        <w:t xml:space="preserve"> decorated in Korean style, which was very impressive. I heard that working at the embassy allows you to rest on both Korean holidays and local holidays, so I playfully imagined becoming an embassy staff member in my next life.”</w:t>
      </w:r>
    </w:p>
    <w:p w14:paraId="1FA7443B" w14:textId="77777777" w:rsidR="00BC46A6" w:rsidRDefault="005605C7">
      <w:pPr>
        <w:pStyle w:val="BodyText"/>
      </w:pPr>
      <w:r>
        <w:t>Food is indispensable when talking about why I miss Korea. There were several Korean restaurants in Moscow. However, it’s important to be careful, as not all Korean restaurants are the Korean restaurants we know from South Korea. For example, there are restaurants run by North Koreans, and also restaurants run by Koryo-saram (ethnic Koreans in the former Soviet Union) who moved to Russia several generations ago.</w:t>
      </w:r>
    </w:p>
    <w:p w14:paraId="1FA7443C" w14:textId="77777777" w:rsidR="00BC46A6" w:rsidRDefault="005605C7">
      <w:pPr>
        <w:pStyle w:val="BodyText"/>
      </w:pPr>
      <w:r>
        <w:t xml:space="preserve">When I missed Korean food, I usually went to a Korean restaurant inside a hotel called </w:t>
      </w:r>
      <w:r>
        <w:rPr>
          <w:b/>
          <w:bCs/>
        </w:rPr>
        <w:t>‘Sputnik’ (Satellite)</w:t>
      </w:r>
      <w:r>
        <w:t>. This hotel had several Korean restaurants, offering a variety of choices, and there was also a small Korean grocery store, making it convenient to eat and buy Korean ingredients. There were also other Korean restaurants, and among them, a restaurant named ‘Jasmine’ would secretly sell Boshintang (dog meat stew), which wasn’t even on the menu, to customers who knew about it and came looking for it. At another restaurant, you could eat a Korean buffet for 600 rubles, about 12,000 won at the time, on Saturday lunch. It had many dishes, from snack foods like gimbap and tteokbokki to bulgogi and japchae, which were cumbersome to make at home, so I went there often.</w:t>
      </w:r>
    </w:p>
    <w:p w14:paraId="1FA7443D" w14:textId="77777777" w:rsidR="00BC46A6" w:rsidRDefault="005605C7">
      <w:pPr>
        <w:pStyle w:val="BodyText"/>
      </w:pPr>
      <w:r>
        <w:t xml:space="preserve">And once, I also went to a </w:t>
      </w:r>
      <w:r>
        <w:rPr>
          <w:b/>
          <w:bCs/>
        </w:rPr>
        <w:t>Koryo-saram restaurant</w:t>
      </w:r>
      <w:r>
        <w:t xml:space="preserve"> with my Russian friends. The food was very different from Korean food. Some dishes on the menu had slightly familiar pronunciations, while others were completely unidentifiable. Also, it seemed that they used more vinegar than in Korean food, so there were quite a few sour dishes. Still, the noodles called </w:t>
      </w:r>
      <w:r>
        <w:rPr>
          <w:b/>
          <w:bCs/>
        </w:rPr>
        <w:t>‘Kuksi’</w:t>
      </w:r>
      <w:r>
        <w:t xml:space="preserve"> tasted good. I told my Russian friends that such food could never be seen in Korea.</w:t>
      </w:r>
    </w:p>
    <w:p w14:paraId="1FA7443E" w14:textId="77777777" w:rsidR="00BC46A6" w:rsidRDefault="005605C7">
      <w:pPr>
        <w:pStyle w:val="BodyText"/>
      </w:pPr>
      <w:r>
        <w:t xml:space="preserve">Pyongyangski Koryo (North Korean Restaurant) On the way to ‘Ashan’, a large supermarket we often visited, there was a restaurant called </w:t>
      </w:r>
      <w:r>
        <w:rPr>
          <w:b/>
          <w:bCs/>
        </w:rPr>
        <w:t>Pyongyangski Koryo</w:t>
      </w:r>
      <w:r>
        <w:t>. Literally translated as ‘Goryeo of Pyongyang’, this was a real North Korean restaurant run by North Koreans. I didn’t dare to go inside, but I could only see the corridor leading down to the basement through the main entrance. There were very unique paintings of fairies and immortals with mountains and lakes in the background. As an active military officer, I never went to a North Korean restaurant during my stay in Russia because I was worried about potential trouble, but looking back now, I wonder if it would have been okay to go just once.</w:t>
      </w:r>
    </w:p>
    <w:p w14:paraId="1FA7443F" w14:textId="77777777" w:rsidR="00BC46A6" w:rsidRDefault="005605C7">
      <w:pPr>
        <w:pStyle w:val="BodyText"/>
      </w:pPr>
      <w:r>
        <w:t xml:space="preserve">Many students who came to Moscow to study said they went to Korean-style karaoke to relieve stress. The Korean student association of Moscow State University planned various events, and I participated in some of them and heard about Moscow from the perspective of various students. Living abroad requires striking a balance between adapting to the local environment and homesickness, but based on my short experience, I want to say that it is better to </w:t>
      </w:r>
      <w:r>
        <w:rPr>
          <w:b/>
          <w:bCs/>
        </w:rPr>
        <w:t>fly low rather than balance</w:t>
      </w:r>
      <w:r>
        <w:t>. It is not desirable to be buried only in the Korean community or society just because you miss Korea. If you are studying abroad for a fixed period, you need to find Korea just enough, get used to the unfamiliar place as much as possible, and make an effort to delve deep into the lives of unfamiliar people. Some Korean students I met were so engrossed in student council activities that they neglected their studies. It was regrettable to see them out late at night, having fun, in a foreign country without the interference of their parents who believed in them and sent them abroad.</w:t>
      </w:r>
    </w:p>
    <w:p w14:paraId="1FA74440" w14:textId="77777777" w:rsidR="00BC46A6" w:rsidRDefault="005605C7">
      <w:pPr>
        <w:pStyle w:val="Heading3"/>
      </w:pPr>
      <w:bookmarkStart w:id="49" w:name="X32e9baac7d6c34d6ac0980e11ccc383837d41d0"/>
      <w:bookmarkEnd w:id="48"/>
      <w:r>
        <w:t>Spring, Summer, Autumn, and Winter in Moscow</w:t>
      </w:r>
    </w:p>
    <w:p w14:paraId="1FA74441" w14:textId="77777777" w:rsidR="00BC46A6" w:rsidRDefault="005605C7">
      <w:pPr>
        <w:pStyle w:val="FirstParagraph"/>
      </w:pPr>
      <w:r>
        <w:rPr>
          <w:b/>
          <w:bCs/>
        </w:rPr>
        <w:t>Between Gray Melancholy and Dandelion Seeds</w:t>
      </w:r>
    </w:p>
    <w:p w14:paraId="1FA74442" w14:textId="77777777" w:rsidR="00BC46A6" w:rsidRDefault="005605C7">
      <w:pPr>
        <w:pStyle w:val="BodyText"/>
      </w:pPr>
      <w:r>
        <w:t>The weather in Moscow was very good when I arrived in August. If it had been Korea, it would have been incredibly humid and hot, but Moscow was neither hot nor humid. It seemed as if many people were enjoying the good weather that would not come again, and every park in downtown Moscow was filled with people out for a walk. The first semester was undoubtedly chaotic as I adjusted to a new world, and even on weekends, there was more homework than I expected, so I was busy. Still, I tried to go out and spend time whenever I had a chance. I didn’t know then that Moscow’s brilliant days were numbered. ⏳</w:t>
      </w:r>
    </w:p>
    <w:p w14:paraId="1FA74443" w14:textId="77777777" w:rsidR="00BC46A6" w:rsidRDefault="005605C7">
      <w:pPr>
        <w:pStyle w:val="BodyText"/>
      </w:pPr>
      <w:r>
        <w:t xml:space="preserve">Before long, Moscow began to reveal the </w:t>
      </w:r>
      <w:r>
        <w:rPr>
          <w:b/>
          <w:bCs/>
        </w:rPr>
        <w:t>gray skies</w:t>
      </w:r>
      <w:r>
        <w:t xml:space="preserve"> we had heard about. Statistically, Moscow is one of the cities with very little sunshine, especially in winter, where you might not see the sun for almost a month. If you are familiar with Europe, it might be easier to understand if I say it’s similar to London’s weather. It was common to have ambiguous weather where the sun was half-present, half-not, and a very small amount of rain would come and go intermittently, making it hard to decide whether to use an umbrella or not. Russians walk silently without opening their umbrellas for a light drizzle, and looking at their indifferent backs, you realize how familiar these gloomy skies are to them.</w:t>
      </w:r>
    </w:p>
    <w:p w14:paraId="1FA74444" w14:textId="77777777" w:rsidR="00BC46A6" w:rsidRDefault="005605C7">
      <w:pPr>
        <w:pStyle w:val="BodyText"/>
      </w:pPr>
      <w:r>
        <w:t>The reason why Moscow’s sky is particularly low and cloudy is largely due to geographical influences. Humid air blowing from the Atlantic crosses the vast Russian plain and settles directly over Moscow without being blocked by terrain, forming a thick layer of clouds. I, too, initially found it difficult to adjust to this gloomy weather and fell into a depression called the ‘Moscow Blues’. But over time, I came to accept this unique atmosphere of Moscow.</w:t>
      </w:r>
    </w:p>
    <w:p w14:paraId="1FA74445" w14:textId="77777777" w:rsidR="00BC46A6" w:rsidRDefault="005605C7">
      <w:pPr>
        <w:pStyle w:val="BodyText"/>
      </w:pPr>
      <w:r>
        <w:t xml:space="preserve">When the sky gradually gets cloudy, the cold of Russia arrives. From about November, temperatures drop below freezing, and snow falls, making winter last for about six months. Winter clothing for enduring this long winter is not just a tool to keep warm but a survival strategy. </w:t>
      </w:r>
      <w:r>
        <w:rPr>
          <w:b/>
          <w:bCs/>
        </w:rPr>
        <w:t>‘Shapka’</w:t>
      </w:r>
      <w:r>
        <w:t xml:space="preserve"> is the fur hat that first comes to mind when you think of Russia. You can easily find it by searching for ‘Russian military hat’, and in Korea, it’s easy to think of it as a ‘roasted chestnut seller’s hat’. I bought one at a market called </w:t>
      </w:r>
      <w:r>
        <w:rPr>
          <w:b/>
          <w:bCs/>
        </w:rPr>
        <w:t>Izmailovsky</w:t>
      </w:r>
      <w:r>
        <w:t xml:space="preserve"> before winter officially arrived and wore it around. I was gradually patching myself into Russian life.</w:t>
      </w:r>
    </w:p>
    <w:p w14:paraId="1FA74446" w14:textId="77777777" w:rsidR="00BC46A6" w:rsidRDefault="005605C7">
      <w:pPr>
        <w:pStyle w:val="BodyText"/>
      </w:pPr>
      <w:r>
        <w:t xml:space="preserve">However, Moscow’s cold was not entirely unbearable. Paradoxically, although it’s very cold outside, the indoors are warmer than anywhere else in the world. As far as I know, almost all buildings in Moscow are equipped with a </w:t>
      </w:r>
      <w:r>
        <w:rPr>
          <w:b/>
          <w:bCs/>
        </w:rPr>
        <w:t>central heating system</w:t>
      </w:r>
      <w:r>
        <w:t>. Because it is managed at the national level, heating costs for individual buildings are free. So, you often see people who are bundled up outside take off their outer clothes and walk around in short sleeves indoors. And in Korea, it was inconvenient because I always had to carry my clothes, but in Moscow, every slightly large building has a place to store outer clothes (garderob), so I could move around very comfortably inside buildings.</w:t>
      </w:r>
    </w:p>
    <w:p w14:paraId="1FA74447" w14:textId="77777777" w:rsidR="00BC46A6" w:rsidRDefault="005605C7">
      <w:pPr>
        <w:pStyle w:val="BodyText"/>
      </w:pPr>
      <w:r>
        <w:t>Beggars and Good Deeds For reference, there are quite a few beggars in Moscow, but ironically, almost no beggars freeze to death in Moscow because the indoor heating is so good. As an anecdote, Russians believe that if they do many good deeds, they will go to heaven. Perhaps due to the influence of Orthodox culture, they seem to believe that helping others is a way to save their own souls. Therefore, I often saw Russians readily give loose change from their pockets to beggars they encountered, instead of just passing by. I once heard that beggars abroad also like Russians the most, and you can see their warm side despite their seemingly cold exterior.</w:t>
      </w:r>
    </w:p>
    <w:p w14:paraId="1FA74448" w14:textId="77777777" w:rsidR="00BC46A6" w:rsidRDefault="005605C7">
      <w:pPr>
        <w:pStyle w:val="BodyText"/>
      </w:pPr>
      <w:r>
        <w:t>Moscow has a well-equipped snow removal system. Even if it snows all night, the roads are cleaned as if nothing happened the next day. If you are lucky, you can even see a giant fleet of snowplows clearing the snow. But the real problem comes after that. The snowdrifts pushed to the roadside by the snowplows and the snow trampled by cars quickly turn into slushy mud piles or mud. When you go out, your shoes inevitably get dirty, and even your pants get messy. And the sidewalks that have already frozen beyond clearing are really dangerous. In winter, you can see people falling here and there, and no one wants to hit their stiff body on the hard ground due to the cold. Moreover, if you fall and get your clothes dirty in the mud, it’s just horrible to think about.</w:t>
      </w:r>
    </w:p>
    <w:p w14:paraId="1FA74449" w14:textId="77777777" w:rsidR="00BC46A6" w:rsidRDefault="005605C7">
      <w:pPr>
        <w:pStyle w:val="BodyText"/>
      </w:pPr>
      <w:r>
        <w:t>It snows in Moscow until April. Sometimes it snows until May, but it’s rare. When spring comes and the snow and ice melt, you might think it would be entirely welcome, but the reality is not so romantic. This is because the dirty true face of the city, which was covered in white snow and ice, gradually begins to reveal itself. Russians keep many pets and are tolerant of street smoking, and countless cigarette butts and excrement that were buried in the snow all winter long collectively emerge from the melting snow.</w:t>
      </w:r>
    </w:p>
    <w:p w14:paraId="1FA7444A" w14:textId="77777777" w:rsidR="00BC46A6" w:rsidRDefault="005605C7">
      <w:pPr>
        <w:pStyle w:val="BodyText"/>
      </w:pPr>
      <w:r>
        <w:t xml:space="preserve">Nevertheless, in May, Moscow transforms into a blue landscape as if nothing happened. Sprouts and flowers bloom all over the city, and among them, I especially remember seeing many yellow dandelions. Dandelions blooming on the roadside, between apartment complexes, and even in the cracks of sidewalks symbolize Moscow’s spring. By the end of May, these dandelion flowers turn into white fluff and float all over the city, and to exaggerate a bit, it was like </w:t>
      </w:r>
      <w:r>
        <w:rPr>
          <w:b/>
          <w:bCs/>
        </w:rPr>
        <w:t>snow falling in spring</w:t>
      </w:r>
      <w:r>
        <w:t>. I, who had pollen allergies, suffered from sneezing and runny nose throughout this period, but still, the vitality of these plants made me feel good. Also, colorful flowers bloom in urban parks, transforming the city, which was gray all winter, into a vibrant one. It seemed that Moscow welcomed a warmer spring because of its long winter.</w:t>
      </w:r>
    </w:p>
    <w:p w14:paraId="1FA7444B" w14:textId="77777777" w:rsidR="00BC46A6" w:rsidRDefault="005605C7">
      <w:pPr>
        <w:pStyle w:val="BlockText"/>
      </w:pPr>
      <w:r>
        <w:t>“It had already been a year since I started living in Moscow. Moscow and its people, who initially felt cold and blunt, Now, I began to accept not only their outward appearance but also the warmth beneath, Just as they are.”</w:t>
      </w:r>
    </w:p>
    <w:p w14:paraId="1FA7444C" w14:textId="77777777" w:rsidR="00BC46A6" w:rsidRDefault="005605C7">
      <w:pPr>
        <w:pStyle w:val="Heading3"/>
      </w:pPr>
      <w:bookmarkStart w:id="50" w:name="finishing-the-preparatory-faculty-and"/>
      <w:bookmarkEnd w:id="49"/>
      <w:r>
        <w:t>Finishing the Preparatory Faculty, and…</w:t>
      </w:r>
    </w:p>
    <w:p w14:paraId="1FA7444D" w14:textId="77777777" w:rsidR="00BC46A6" w:rsidRDefault="005605C7">
      <w:pPr>
        <w:pStyle w:val="FirstParagraph"/>
      </w:pPr>
      <w:r>
        <w:rPr>
          <w:b/>
          <w:bCs/>
        </w:rPr>
        <w:t>The Courage of a Can of Beer and the Fate of a Bilet (Ticket)</w:t>
      </w:r>
    </w:p>
    <w:p w14:paraId="1FA7444E" w14:textId="77777777" w:rsidR="00BC46A6" w:rsidRDefault="005605C7">
      <w:pPr>
        <w:pStyle w:val="BodyText"/>
      </w:pPr>
      <w:r>
        <w:t>From the perspective of the overall curriculum, the preparatory faculty of Moscow State University was not an extremely difficult process to pass, although it required some effort. Of course, the difficulty level can be subjective, but you can gauge the approximate level by looking around. For example, most students can graduate safely as long as they don’t skip half the classes or give up on their own. The curriculum of the preparatory faculty itself includes many classes and a considerable amount of homework, so it strongly feels like they drag students along by the scruff of their necks. This is probably because the preparatory faculty is an institution operated with tuition fees from foreign students, so if the process is too difficult and dropouts occur, it directly impacts their finances by reducing the number of new students.</w:t>
      </w:r>
    </w:p>
    <w:p w14:paraId="1FA7444F" w14:textId="77777777" w:rsidR="00BC46A6" w:rsidRDefault="005605C7">
      <w:pPr>
        <w:pStyle w:val="BodyText"/>
      </w:pPr>
      <w:r>
        <w:t xml:space="preserve">There were no midterms each semester, only a final exam, and 70 points were enough to pass. I took three subjects: Russian, mathematics, and physics. For Russian, I solved multiple-choice grammar problems in the format of </w:t>
      </w:r>
      <w:r>
        <w:rPr>
          <w:b/>
          <w:bCs/>
        </w:rPr>
        <w:t>TORFL (Test of Russian as a Foreign Language)</w:t>
      </w:r>
      <w:r>
        <w:t xml:space="preserve">, including speaking and writing. On the day of the Russian speaking exam, an acquaintance from the same class and I went to a supermarket near the school and bought a </w:t>
      </w:r>
      <w:r>
        <w:rPr>
          <w:b/>
          <w:bCs/>
        </w:rPr>
        <w:t>can of beer</w:t>
      </w:r>
      <w:r>
        <w:t xml:space="preserve"> to share before the exam, to relax a bit. Looking back now, it seems like we were out of our minds, but I remember telling my acquaintance that thanks to that beer, my words flowed more smoothly, and I felt like I did better on the exam. With the thought that I was adapting very well to the local culture, I became increasingly proud of myself for even approaching exams in a </w:t>
      </w:r>
      <w:r>
        <w:rPr>
          <w:b/>
          <w:bCs/>
        </w:rPr>
        <w:t>bear-like Russian style</w:t>
      </w:r>
      <w:r>
        <w:t>.</w:t>
      </w:r>
    </w:p>
    <w:p w14:paraId="1FA74450" w14:textId="77777777" w:rsidR="00BC46A6" w:rsidRDefault="005605C7">
      <w:pPr>
        <w:pStyle w:val="BodyText"/>
      </w:pPr>
      <w:r>
        <w:t>The math exam had subjective questions, and I had to get both the solution process and the correct answer right. For me, who was accustomed to the Korean College Scholastic Ability Test where only the answer mattered regardless of the solution process, even the exam demanded additional effort. Fortunately, advanced topics like double integrals, which we learned in the latter half, were not included, so I was able to solve it relatively easily. I had thought Korea was a strong country in mathematics, but I realized that Russia was not to be underestimated.</w:t>
      </w:r>
    </w:p>
    <w:p w14:paraId="1FA74451" w14:textId="77777777" w:rsidR="00BC46A6" w:rsidRDefault="005605C7">
      <w:pPr>
        <w:pStyle w:val="BodyText"/>
      </w:pPr>
      <w:r>
        <w:t xml:space="preserve">There were two types of physics exams: the first was similar to the math exam, where I had to solve problems and write down the solution process and answers, and the other was a kind of </w:t>
      </w:r>
      <w:r>
        <w:rPr>
          <w:b/>
          <w:bCs/>
        </w:rPr>
        <w:t>‘oral exam (defense)’</w:t>
      </w:r>
      <w:r>
        <w:t xml:space="preserve">. The level was not high, but I had to read other researchers’ studies and prepare a short report to present. That wasn’t the end of it; I had to answer the examiner’s questions well during the presentation to pass. As a chemistry major in college, and not yet having started graduate school in the completely unfamiliar field of nuclear physics, even writing a small review report was very challenging for me. Of course, the still unfamiliar Russian language was a big obstacle. I chose </w:t>
      </w:r>
      <w:r>
        <w:rPr>
          <w:b/>
          <w:bCs/>
        </w:rPr>
        <w:t>de Broglie’s wave-particle duality</w:t>
      </w:r>
      <w:r>
        <w:t xml:space="preserve"> as my topic. At the time, the idea that all matter could be both a particle and a wave was very shocking to me, so I wrote a report reviewing it. But looking back now, I think it was just a summary of a part of high school physics. Perhaps because I felt my report was inadequate, I was very nervous during the presentation and Q&amp;A session. The thought, </w:t>
      </w:r>
      <w:r>
        <w:rPr>
          <w:i/>
          <w:iCs/>
        </w:rPr>
        <w:t>‘I should have had a drink like when I took the Russian exam’</w:t>
      </w:r>
      <w:r>
        <w:t>, crossed my mind. Still, somehow, I managed to finish the exam well.</w:t>
      </w:r>
    </w:p>
    <w:p w14:paraId="1FA74452" w14:textId="77777777" w:rsidR="00BC46A6" w:rsidRDefault="005605C7">
      <w:pPr>
        <w:pStyle w:val="BodyText"/>
      </w:pPr>
      <w:r>
        <w:t>Anyway, my grades were surprisingly consistent and good, so I received praise from the teachers and felt a small sense of accomplishment. Looking back now, I think I should have expressed my gratitude to the teachers more sincerely.</w:t>
      </w:r>
    </w:p>
    <w:p w14:paraId="1FA74453" w14:textId="77777777" w:rsidR="00BC46A6" w:rsidRDefault="005605C7">
      <w:pPr>
        <w:pStyle w:val="BlockText"/>
      </w:pPr>
      <w:r>
        <w:t>“I want to take this opportunity to briefly express my gratitude to those who patiently guided students from all over the world, who were all so different.”</w:t>
      </w:r>
    </w:p>
    <w:p w14:paraId="1FA74454" w14:textId="77777777" w:rsidR="00BC46A6" w:rsidRDefault="005605C7">
      <w:pPr>
        <w:pStyle w:val="FirstParagraph"/>
      </w:pPr>
      <w:r>
        <w:t xml:space="preserve">The preparatory faculty would conclude with this graduation exam, but I knew very well that the </w:t>
      </w:r>
      <w:r>
        <w:rPr>
          <w:b/>
          <w:bCs/>
        </w:rPr>
        <w:t>‘main game’</w:t>
      </w:r>
      <w:r>
        <w:t xml:space="preserve"> hadn’t even started yet. The next step was to contact the department office of the university I was going to enter, get information about the entrance exam, and prepare for it. In my case, the preparatory faculty’s graduation exam was in mid-May, and the main department’s entrance exam was scheduled for around July, so I had about two months to prepare for the exam. Since I had about two months, I could have prepared calmly, but the past exam questions I downloaded from the internet didn’t look like something a person could solve. At that time, even reading and understanding the problems was difficult with my skills.</w:t>
      </w:r>
    </w:p>
    <w:p w14:paraId="1FA74455" w14:textId="77777777" w:rsidR="00BC46A6" w:rsidRDefault="005605C7">
      <w:pPr>
        <w:pStyle w:val="BodyText"/>
      </w:pPr>
      <w:r>
        <w:t xml:space="preserve">Fortunately, an acquaintance who had given me motor show tickets was already studying for a doctorate in that department, and thankfully taught me various things in a tutoring format. When he explained something difficult, his </w:t>
      </w:r>
      <w:r>
        <w:rPr>
          <w:b/>
          <w:bCs/>
        </w:rPr>
        <w:t>sparkling eyes</w:t>
      </w:r>
      <w:r>
        <w:t xml:space="preserve"> and his words, </w:t>
      </w:r>
      <w:r>
        <w:rPr>
          <w:i/>
          <w:iCs/>
        </w:rPr>
        <w:t>“We still don’t know much,”</w:t>
      </w:r>
      <w:r>
        <w:t xml:space="preserve"> are still vivid in my memory. I wondered if this was what a true scholar was like, and if I too could one day possess even a little bit of scholarship, but for now, I had to focus on the exam.</w:t>
      </w:r>
    </w:p>
    <w:p w14:paraId="1FA74456" w14:textId="77777777" w:rsidR="00BC46A6" w:rsidRDefault="005605C7">
      <w:pPr>
        <w:pStyle w:val="BodyText"/>
      </w:pPr>
      <w:r>
        <w:t xml:space="preserve">The entrance exam was conducted differently from the exams taken at the preparatory faculty, in the way actual Russians take exams. The Russian exam has a unique system called </w:t>
      </w:r>
      <w:r>
        <w:rPr>
          <w:b/>
          <w:bCs/>
        </w:rPr>
        <w:t>“Bilet (Билет, English: Ticket)”</w:t>
      </w:r>
      <w:r>
        <w:t>. The professor distributes a list of expected problems 3-4 times, sometimes even more than 10 times, the number of students, before the exam. (30-100 problems) On the day of the exam, the student arbitrarily selects one problem sheet in front of the professor. (Drawing lots) During this process, the student has no way of knowing which problem they will choose. Fortunately, if you have studied all the problems, it doesn’t matter, but if you have only studied some, the outcome depends on whether you are lucky enough to pick a problem you know. Among Russians, there is a joke that if you study 99 out of 100 problems, you will inevitably pick the remaining one problem you didn’t study, so some students don’t study.</w:t>
      </w:r>
    </w:p>
    <w:p w14:paraId="1FA74457" w14:textId="77777777" w:rsidR="00BC46A6" w:rsidRDefault="005605C7">
      <w:pPr>
        <w:pStyle w:val="BodyText"/>
      </w:pPr>
      <w:r>
        <w:t>After picking the problem, students are given time to prepare themselves. During this time, students can use paper and pens to organize and write down what they will present. When called, they sit one-on-one with the professor, make their presentation, and the professor asks related questions and determines the score based on the student’s presentation and answers.</w:t>
      </w:r>
    </w:p>
    <w:p w14:paraId="1FA74458" w14:textId="77777777" w:rsidR="00BC46A6" w:rsidRDefault="005605C7">
      <w:pPr>
        <w:pStyle w:val="BodyText"/>
      </w:pPr>
      <w:r>
        <w:t xml:space="preserve">Russian Grading Scale (out of 5 points) </w:t>
      </w:r>
      <w:r>
        <w:rPr>
          <w:b/>
          <w:bCs/>
        </w:rPr>
        <w:t>2 points</w:t>
      </w:r>
      <w:r>
        <w:t xml:space="preserve"> Unsatisfactory (Fail) </w:t>
      </w:r>
      <w:r>
        <w:rPr>
          <w:b/>
          <w:bCs/>
        </w:rPr>
        <w:t>3 points</w:t>
      </w:r>
      <w:r>
        <w:t xml:space="preserve"> Satisfactory (Pass) </w:t>
      </w:r>
      <w:r>
        <w:rPr>
          <w:b/>
          <w:bCs/>
        </w:rPr>
        <w:t>4 points</w:t>
      </w:r>
      <w:r>
        <w:t xml:space="preserve"> Good </w:t>
      </w:r>
      <w:r>
        <w:rPr>
          <w:b/>
          <w:bCs/>
        </w:rPr>
        <w:t>5 points</w:t>
      </w:r>
      <w:r>
        <w:t xml:space="preserve"> Excellent * 1 point is not actually given, as it resembles a ‘club’ or ‘stake’.</w:t>
      </w:r>
    </w:p>
    <w:p w14:paraId="1FA74459" w14:textId="77777777" w:rsidR="00BC46A6" w:rsidRDefault="005605C7">
      <w:pPr>
        <w:pStyle w:val="BodyText"/>
      </w:pPr>
      <w:r>
        <w:t>The grading is based on a 5-point scale, but in practice, 1 point is not given, and scores are from 2 to 5. The reason 1 point is not given is said to be because the number 1 resembles a club or stake. 2 points is Unsatisfactory, 3 points is Satisfactory, 4 points is Good, and 5 points is Excellent in Russian. However, 2 points is practically a failing grade and rarely given, and even 3 points can be considered not meeting the required level.</w:t>
      </w:r>
    </w:p>
    <w:p w14:paraId="1FA7445A" w14:textId="77777777" w:rsidR="00BC46A6" w:rsidRDefault="005605C7">
      <w:pPr>
        <w:pStyle w:val="BodyText"/>
      </w:pPr>
      <w:r>
        <w:t>Perhaps thanks to the efforts of my acquaintance, I fortunately passed the entrance exam, And now it was time to start the ‘main game’, not the ‘preliminary’ game.</w:t>
      </w:r>
    </w:p>
    <w:p w14:paraId="1FA7445B" w14:textId="77777777" w:rsidR="00BC46A6" w:rsidRDefault="005605C7">
      <w:pPr>
        <w:pStyle w:val="Heading3"/>
      </w:pPr>
      <w:bookmarkStart w:id="51" w:name="side-story-2---bribery-in-russia"/>
      <w:bookmarkEnd w:id="50"/>
      <w:r>
        <w:t>Side Story (2) - Bribery in Russia</w:t>
      </w:r>
    </w:p>
    <w:p w14:paraId="1FA7445C" w14:textId="77777777" w:rsidR="00BC46A6" w:rsidRDefault="005605C7">
      <w:pPr>
        <w:pStyle w:val="FirstParagraph"/>
      </w:pPr>
      <w:r>
        <w:rPr>
          <w:b/>
          <w:bCs/>
        </w:rPr>
        <w:t>A Temptation as Natural as Air, and a Choice for Survival</w:t>
      </w:r>
    </w:p>
    <w:p w14:paraId="1FA7445D" w14:textId="77777777" w:rsidR="00BC46A6" w:rsidRDefault="005605C7">
      <w:pPr>
        <w:pStyle w:val="BodyText"/>
      </w:pPr>
      <w:r>
        <w:t>When you hear ‘bribe’ in Korea, you probably first think of black money secretly exchanged by politicians or high-ranking public officials, or perhaps an apple box(?). Of course, bribes were openly common in Korea in the past, but now that the Kim Young-ran Act has been implemented and society has become more transparent, blatant bribery by public officials is not so common (at least, I want to believe that). But Russia was different. On this vast continent, bribes were demanded as naturally and openly as air, not only in public office but also in the humble daily lives of ordinary people.</w:t>
      </w:r>
    </w:p>
    <w:p w14:paraId="1FA7445E" w14:textId="77777777" w:rsidR="00BC46A6" w:rsidRDefault="005605C7">
      <w:pPr>
        <w:pStyle w:val="BodyText"/>
      </w:pPr>
      <w:r>
        <w:t>The first time I witnessed a bribery incident was when I visited a small city called Suzdal. At that time, I had briefly parked my car in an empty lot where other cars were also parked to see the Suzdal Kremlin. (In the countryside, parking signs are so poorly marked that they are almost non-existent.) But when I finished sightseeing and tried to move my car, a police officer approached me and demanded a fine, saying I had parked in a no-parking zone. While other Russians were openly parking on both sides of us and leisurely getting out of their cars, he was demanding money only from our group, who were conspicuously foreigners. At first, I wondered if we had misread the sign, but I later found out that Russian police often target foreigners, who appear to have more money, don’t speak the language well, and lack legal knowledge, as their main ‘customers’ when extorting bribes, rather than their own thin-walleted citizens.</w:t>
      </w:r>
    </w:p>
    <w:p w14:paraId="1FA7445F" w14:textId="77777777" w:rsidR="00BC46A6" w:rsidRDefault="005605C7">
      <w:pPr>
        <w:pStyle w:val="BodyText"/>
      </w:pPr>
      <w:r>
        <w:t>My companion A, who was with me, tried to argue that this was clear discrimination against foreigners, but my other companion B, who had some ‘Russian experience,’ freaked out and stopped him. He said that if we went to court, the judges would all be in cahoots with the police, so the chances of winning a court battle were close to zero, and if we were unlucky, we could face not only a huge fine but also forced deportation. While I was bewildered by the unpleasant situation, B skillfully said, “I’m sorry,” and subtly slipped a bribe into the police officer’s hand. It is common sense to explain even a minor traffic violation in court and pay the fine fairly, but there would be no crumbs for the police to pick up if we did that, so the police also casually glanced around and gave us a nod to go. I had been in Russia for only about a month, and it was a shocking experience that shattered my common sense.</w:t>
      </w:r>
    </w:p>
    <w:p w14:paraId="1FA74460" w14:textId="77777777" w:rsidR="00BC46A6" w:rsidRDefault="005605C7">
      <w:pPr>
        <w:pStyle w:val="BodyText"/>
      </w:pPr>
      <w:r>
        <w:t>According to what my companions told me, another Korean once refused to give a bribe for a similar matter and ended up going to court. In the end, he lost the case and was not only fined a huge amount but also actually deported to Korea. So, if you ever get into an argument with the police or a public official in Russia after reading this book, put aside your sense of justice for a moment and just give them a few pennies. It is the most peaceful way to protect your body, mind, and your passport. Although there is a certain inflation in the bribery system, minor matters are usually settled cleanly for about 50,000 to 100,000 won, so it can even be seen as cost-effective rather than escalating the problem.</w:t>
      </w:r>
    </w:p>
    <w:p w14:paraId="1FA74461" w14:textId="77777777" w:rsidR="00BC46A6" w:rsidRDefault="005605C7">
      <w:pPr>
        <w:pStyle w:val="BodyText"/>
      </w:pPr>
      <w:r>
        <w:t>It was the middle of winter in January, after I had spent one semester in Russia and was about to start my second. My wife was lucky enough to be using a double room in the dormitory by herself, but then came the shocking news that a new roommate might be assigned to her for the new semester. Since we had been conveniently using my wife’s room as our couple’s hideout, we were very nervous that this precious hideout might be taken away. However, I had already become quite familiar with how bribery works in Russia during my first semester. Rather than just trembling in my room, I judged it wise to actively utilize this mutually beneficial(?) system and take action first.</w:t>
      </w:r>
    </w:p>
    <w:p w14:paraId="1FA74462" w14:textId="77777777" w:rsidR="00BC46A6" w:rsidRDefault="005605C7">
      <w:pPr>
        <w:pStyle w:val="BodyText"/>
      </w:pPr>
      <w:r>
        <w:t>We received insider information that Russians are usually crazy about sweet foods (especially chocolate), so we rushed to the supermarket to bribe the dorm supervisor, who had the full authority to assign rooms. After choosing a fairly plausible and luxurious chocolate, we carefully opened the box and discreetly slipped in a 2,000 ruble (about 30,000-40,000 won) banknote and a small, charming letter so that it was clearly visible. We found the supervisor and, with a hypocritical comment of “We’ve come to wish you a Happy New Year,” handed her the chocolate box. And then we subtly hinted, “My wife really likes the room she’s using now, so will a new roommate be coming this semester?” The supervisor, having seen it all in this business, was a very quick-witted person. As soon as she heard our words, she smiled benevolently and reassured us, “You don’t have to worry too much.” As a result, we were able to secure our comfortable hideout for just 40,000 won. Humans are truly animals of terrible adaptation.</w:t>
      </w:r>
    </w:p>
    <w:p w14:paraId="1FA74463" w14:textId="77777777" w:rsidR="00BC46A6" w:rsidRDefault="005605C7">
      <w:pPr>
        <w:pStyle w:val="BodyText"/>
      </w:pPr>
      <w:r>
        <w:t>Moscow police officers are deployed everywhere. Especially in subway stations and areas crowded with tourists, you can often see armed police officers. Of course, they have duties to maintain public order, but they usually just pass the time chatting among themselves. Then, when they get bored, they pick out passing foreigners and conduct stop-and-frisks. They pick faults with passports, residence permits, and other essential documents, ask detailed questions about destinations, and thoroughly search bags. If even one flaw is found, it is not easy to get out without a bribe.</w:t>
      </w:r>
    </w:p>
    <w:p w14:paraId="1FA74464" w14:textId="77777777" w:rsidR="00BC46A6" w:rsidRDefault="005605C7">
      <w:pPr>
        <w:pStyle w:val="BodyText"/>
      </w:pPr>
      <w:r>
        <w:t>Once, my friends and I were on our way to the subway to grill meat at a park on the outskirts of Moscow. As expected, a police officer blocked my way and said he had something to inspect, then dragged me into a gloomy office in a corner of the subway station. I showed him my passport and documents perfectly, so it seemed he had no excuse to find fault. From then on, trivial interrogations began: “Where are you going?”, “Why are you going?”, “How many friends do you have?” They searched my belongings thoroughly, but since I was in charge of the meat grilling griddle, there was nothing special in my bag except a ridiculously large wire mesh. Then the police officer began to reveal his true colors. He kept making strange remarks, like “Do you drink?”, “Who has the alcohol?”, “It would be great if you were in charge of the alcohol.” When I deliberately pretended not to understand Russian and stubbornly refused to open my wallet, the exhausted police officer eventually gave up trying to find fault and let me go.</w:t>
      </w:r>
    </w:p>
    <w:p w14:paraId="1FA74465" w14:textId="77777777" w:rsidR="00BC46A6" w:rsidRDefault="005605C7">
      <w:pPr>
        <w:pStyle w:val="BodyText"/>
      </w:pPr>
      <w:r>
        <w:t>There are countless malicious police officers in Moscow who, in this way, apprehend innocent passersby and detain them for a long time, waiting for them to offer money. If there are no foreigners to extort, they even bother their own vulnerable citizens in this manner, so it is only natural that the image of the police in Russia is at rock bottom.</w:t>
      </w:r>
    </w:p>
    <w:p w14:paraId="1FA74466" w14:textId="77777777" w:rsidR="00BC46A6" w:rsidRDefault="005605C7">
      <w:pPr>
        <w:pStyle w:val="BodyText"/>
      </w:pPr>
      <w:r>
        <w:t>From street-level police officers to dorm supervisors, there is one sentence that strongly resonates in my mind every time I experience these bizarre bribery episodes where laws and principles are magically bent with a few pennies:</w:t>
      </w:r>
    </w:p>
    <w:p w14:paraId="1FA74467" w14:textId="77777777" w:rsidR="00BC46A6" w:rsidRDefault="005605C7">
      <w:pPr>
        <w:pStyle w:val="BodyText"/>
      </w:pPr>
      <w:r>
        <w:rPr>
          <w:b/>
          <w:bCs/>
        </w:rPr>
        <w:t>“In Russia, what’s possible is not possible, and what’s not possible is possible.”</w:t>
      </w:r>
      <w:r>
        <w:t xml:space="preserve"> This statement is a philosophy that perfectly penetrates the contradiction of Russia, where legal matters are unreasonably rejected due to Russian-style bureaucracy, and impossible matters are miraculously passed with a few bribes. If anyone is preparing to leave for this charming yet troublesome frozen land, a thick coat is important, but I hope they engrave this bitter saying deep in their heart first.</w:t>
      </w:r>
    </w:p>
    <w:p w14:paraId="1FA74468" w14:textId="77777777" w:rsidR="00BC46A6" w:rsidRDefault="00C149DE">
      <w:r>
        <w:pict w14:anchorId="1FA74576">
          <v:rect id="_x0000_i1026" style="width:0;height:1.5pt" o:hralign="center" o:hrstd="t" o:hr="t"/>
        </w:pict>
      </w:r>
    </w:p>
    <w:p w14:paraId="1FA74469" w14:textId="77777777" w:rsidR="00BC46A6" w:rsidRDefault="005605C7">
      <w:pPr>
        <w:pStyle w:val="Heading2"/>
      </w:pPr>
      <w:bookmarkStart w:id="52" w:name="year-2-graduate-school-admission"/>
      <w:bookmarkEnd w:id="4"/>
      <w:bookmarkEnd w:id="51"/>
      <w:r>
        <w:t>Year 2, Graduate School Admission</w:t>
      </w:r>
    </w:p>
    <w:p w14:paraId="1FA7446A" w14:textId="77777777" w:rsidR="00BC46A6" w:rsidRDefault="005605C7">
      <w:pPr>
        <w:pStyle w:val="Heading3"/>
      </w:pPr>
      <w:bookmarkStart w:id="53" w:name="finding-a-new-home"/>
      <w:r>
        <w:t>Finding a New Home</w:t>
      </w:r>
    </w:p>
    <w:p w14:paraId="1FA7446B" w14:textId="77777777" w:rsidR="00BC46A6" w:rsidRDefault="005605C7">
      <w:pPr>
        <w:pStyle w:val="FirstParagraph"/>
      </w:pPr>
      <w:r>
        <w:rPr>
          <w:b/>
          <w:bCs/>
        </w:rPr>
        <w:t>Escape from the Dormitory, The Great Moscow Apartment Hunt</w:t>
      </w:r>
    </w:p>
    <w:p w14:paraId="1FA7446C" w14:textId="77777777" w:rsidR="00BC46A6" w:rsidRDefault="005605C7">
      <w:pPr>
        <w:pStyle w:val="BodyText"/>
      </w:pPr>
      <w:r>
        <w:t>The dormitory that I had grown fond of during the preparatory faculty was no longer available to me as I entered graduate school. The dormitory we lived in was apartment-style, and although my wife’s room was on a different floor, she had it all to herself. Moreover, it was one of the cleanest dormitories in Moscow, so the disappointment was even greater. Another major concern was that leaving the dormitory would incur additional costs such as electricity and hot water, which we had been enjoying as benefits. However, the new dormitories we would be assigned to as we entered the main program were all terrible places where we would have to coexist with cockroaches. To ensure a minimum standard of living for the remaining two years and to successfully complete my studies, I had to move to a place ‘fit for human habitation’ somehow.</w:t>
      </w:r>
    </w:p>
    <w:p w14:paraId="1FA7446D" w14:textId="77777777" w:rsidR="00BC46A6" w:rsidRDefault="005605C7">
      <w:pPr>
        <w:pStyle w:val="BodyText"/>
      </w:pPr>
      <w:r>
        <w:t>If I hesitated, I could miss out on good listings, so I hurried to look for a new home. My friends from the preparatory faculty also jumped into the house-hunting war. Yesterday’s colleagues had become our competitors overnight, looking for cheaper and better homes. As with any big city, Moscow has a population of about 10 million, and even more if you include the floating population, all sharing the limited space of this city. Therefore, places close to the subway and with good security were very expensive. Some acquaintances who were already living in apartments were paying more than 1.5 million won a month in rent, which was a pie in the sky for us. Even if we could afford it, compared to the very cheap accommodation provided by the military, the large amount of money that would go out every month for doing nothing was a waste. Since we hadn’t bought a car in Russia, the house we were looking for had to be accessible by public transport.</w:t>
      </w:r>
    </w:p>
    <w:p w14:paraId="1FA7446E" w14:textId="77777777" w:rsidR="00BC46A6" w:rsidRDefault="005605C7">
      <w:pPr>
        <w:pStyle w:val="BodyText"/>
      </w:pPr>
      <w:r>
        <w:t xml:space="preserve">During that time when I couldn’t waste a single moment, I learned that one of the biggest obstacles to finding a house in Moscow was the closed-mindedness and exclusivity of the Russian people. Even if I found a house I liked on a real estate website and called, the response on the other end of the line was cold. There were countless landlords who said, </w:t>
      </w:r>
      <w:r>
        <w:rPr>
          <w:b/>
          <w:bCs/>
        </w:rPr>
        <w:t>“I can’t rent to you if you’re not Slavic.”</w:t>
      </w:r>
      <w:r>
        <w:t xml:space="preserve"> They were extremely reluctant to rent their homes to foreigners, as if they themselves were the purest people in the world. Perhaps they were worried that the smell of spices from other cultures would seep into the wallpaper, or that their homes would be damaged due to differences in lifestyle. Or it could have been a vague sense of rejection. From the perspective of the one being rejected, it was frustrating and absurd, but on the other hand, I could somewhat understand their wariness.</w:t>
      </w:r>
    </w:p>
    <w:p w14:paraId="1FA7446F" w14:textId="77777777" w:rsidR="00BC46A6" w:rsidRDefault="005605C7">
      <w:pPr>
        <w:pStyle w:val="BodyText"/>
      </w:pPr>
      <w:r>
        <w:t>I looked at a few cheap listings that were said to be available to foreign tenants, but the scene that greeted me every time I opened the door was a series of shocks. The exterior of a huge apartment complex was belied by the fact that the interior of the house was entirely finished with wood. The pinnacle of Russian interior design was undoubtedly the carpets (rugs) laid everywhere. Not only the floor, but also the walls were occupied by carpets, perhaps as a way to block the cold or as a traditional preference. The problem was the condition of their management. The carpets, which seemed to have absorbed decades of time, were full of dust even without checking, and a musty, unidentifiable smell emanated from them. In addition to this, Russians preferred orange-colored light bulbs instead of incandescent bulbs not only in the bathroom but everywhere in the house. The already dim interior due to the cloudy weather created an even darker and more subdued atmosphere under the orange lighting. The apartment, already full of creaky old wood, with its dirty carpets and dim orange lights, was reminiscent of a museum of the past.</w:t>
      </w:r>
    </w:p>
    <w:p w14:paraId="1FA74470" w14:textId="77777777" w:rsidR="00BC46A6" w:rsidRDefault="005605C7">
      <w:pPr>
        <w:pStyle w:val="BlockText"/>
      </w:pPr>
      <w:r>
        <w:t>“No matter how much I had tackled my master’s program with the ‘I can do it’ spirit while being illiterate in Russian, I didn’t have the confidence to endure the remaining two years in a place like this.”</w:t>
      </w:r>
    </w:p>
    <w:p w14:paraId="1FA74471" w14:textId="77777777" w:rsidR="00BC46A6" w:rsidRDefault="005605C7">
      <w:pPr>
        <w:pStyle w:val="FirstParagraph"/>
      </w:pPr>
      <w:r>
        <w:t>Warm Bulb vs. Cold Bulb In Russian, an incandescent bulb was a ‘cold bulb (холодная лампа)’ and an orange bulb was a ‘warm bulb (тёплая лампа),’ so I could somewhat understand why they preferred the orange light.</w:t>
      </w:r>
    </w:p>
    <w:p w14:paraId="1FA74472" w14:textId="77777777" w:rsidR="00BC46A6" w:rsidRDefault="005605C7">
      <w:pPr>
        <w:pStyle w:val="BodyText"/>
      </w:pPr>
      <w:r>
        <w:t>Just as I was getting tired after so many fruitless visits, the anxiety that I might not be able to find a decent place to live at all crept up on me. At that moment, a house that was close to the school and looked quite good in the pictures came up for sale, as if by destiny. The landlord was Russian but was interested in European-style interior design. The house was not large, but I heard that it had been newly and cleanly renovated in a European style for rent. In particular, what I liked the most were the large windows. Thanks to them, the house got a lot of sunlight from the outside. The floor was not wood but a familiar floor covering, and the walls were also brightly plastered in white. It was a one-room apartment with a separate kitchen and bathroom, rather than a studio apartment. There was no separate living room, but it was not bad for two people to live in.</w:t>
      </w:r>
    </w:p>
    <w:p w14:paraId="1FA74473" w14:textId="77777777" w:rsidR="00BC46A6" w:rsidRDefault="005605C7">
      <w:pPr>
        <w:pStyle w:val="BodyText"/>
      </w:pPr>
      <w:r>
        <w:t>The landlady was a very cultured person. She spoke softly and listened patiently to my clumsy, stuttering Russian. In Russia, you have to renew your residence permit, called Registratsiya (Регистрация, Registration), every year, which meant that the landlord had to go to the community service center in person each time. Nevertheless, she willingly rented to us, who were foreigners. Although I was the one paying, I was so grateful that I was on the verge of tears.</w:t>
      </w:r>
    </w:p>
    <w:p w14:paraId="1FA74474" w14:textId="77777777" w:rsidR="00BC46A6" w:rsidRDefault="005605C7">
      <w:pPr>
        <w:pStyle w:val="BodyText"/>
      </w:pPr>
      <w:r>
        <w:t>Rent approx. 700,000 KRW Utilities (electricity, water/sewage) approx. 30,000 KRW/month (Based on the exchange rate at the time of ±18 KRW/RUB)</w:t>
      </w:r>
    </w:p>
    <w:p w14:paraId="1FA74475" w14:textId="77777777" w:rsidR="00BC46A6" w:rsidRDefault="005605C7">
      <w:pPr>
        <w:pStyle w:val="BodyText"/>
      </w:pPr>
      <w:r>
        <w:t>In Russia, the burden of public utility fees was low because the state managed the heating for free. I was suddenly reminded of winter in Korea. At that time, it was popular in Korea to use a packaging material called ‘bubble wrap’ to block the cold air coming in through the windows. The old military apartment I lived in was on the top floor, the 5th floor, so it was even colder than other houses. Since there was no individual heating, I had to heat the entire house when I turned on the heating. So I remember studying wrapped in a blanket with a heating fan on in my room.</w:t>
      </w:r>
    </w:p>
    <w:p w14:paraId="1FA74476" w14:textId="77777777" w:rsidR="00BC46A6" w:rsidRDefault="005605C7">
      <w:pPr>
        <w:pStyle w:val="BlockText"/>
      </w:pPr>
      <w:r>
        <w:t>“But now, thanks to the benevolent free heating of Russia, I no longer had to shiver from the cold in my room. If you ask a Russian what to do when the room is too hot because the temperature cannot be adjusted, they will say, one hundred out of one hundred, ‘Open the window, that’s all.’ What a luxury.”</w:t>
      </w:r>
    </w:p>
    <w:p w14:paraId="1FA74477" w14:textId="77777777" w:rsidR="00BC46A6" w:rsidRDefault="005605C7">
      <w:pPr>
        <w:pStyle w:val="FirstParagraph"/>
      </w:pPr>
      <w:r>
        <w:t>In the only room, there was a king-size bed in the middle that was spacious enough for two people. With the bed as the center, I created my own area with my desk on one side and my wife’s desk on the other. Since our household goods were simple, one taxi was enough for the move. On the day we left the dormitory we had grown fond of, my wife shed tears, probably because we were leaving the home that had helped us get through our first year in a strange place. I packed our belongings tightly into the trunk and back seat of the taxi, and my wife took the subway to our new home. After unpacking and filling the house with the necessary items one by one, our new fortress for the two of us for the remaining two years was complete.</w:t>
      </w:r>
    </w:p>
    <w:p w14:paraId="1FA74478" w14:textId="77777777" w:rsidR="00BC46A6" w:rsidRDefault="005605C7">
      <w:pPr>
        <w:pStyle w:val="BodyText"/>
      </w:pPr>
      <w:r>
        <w:t>To celebrate our new home, we had a small housewarming party with two of our younger friends from the preparatory faculty. The kitchen was small, so it was full with just four people sitting in it. There were also good things about the small kitchen. If we ran out of food while eating, we could cook more right away, and if we needed anything else, we could get it from the refrigerator, which was always within reach. We could even talk while cooking.</w:t>
      </w:r>
    </w:p>
    <w:p w14:paraId="1FA74479" w14:textId="77777777" w:rsidR="00BC46A6" w:rsidRDefault="005605C7">
      <w:pPr>
        <w:pStyle w:val="BodyText"/>
      </w:pPr>
      <w:r>
        <w:t>After the housewarming party, I felt that I was mentally and physically ready for the battle of the remaining two years. In Russia, even buying a house for money was a war and a learning experience. If I hadn’t understood the strange land and the strange people, I think I would have only been hurt by their exclusivity. Although it was a desperate situation where I had to find a house, Russia was also a place where people lived, and once I understood them, it was a precious experience where I could even feel their warmth.</w:t>
      </w:r>
    </w:p>
    <w:p w14:paraId="1FA7447A" w14:textId="77777777" w:rsidR="00BC46A6" w:rsidRDefault="005605C7">
      <w:pPr>
        <w:pStyle w:val="Heading3"/>
      </w:pPr>
      <w:bookmarkStart w:id="54" w:name="graduate-school-freshman"/>
      <w:bookmarkEnd w:id="53"/>
      <w:r>
        <w:t>Graduate School Freshman</w:t>
      </w:r>
    </w:p>
    <w:p w14:paraId="1FA7447B" w14:textId="77777777" w:rsidR="00BC46A6" w:rsidRDefault="005605C7">
      <w:pPr>
        <w:pStyle w:val="FirstParagraph"/>
      </w:pPr>
      <w:r>
        <w:rPr>
          <w:b/>
          <w:bCs/>
        </w:rPr>
        <w:t>First Meeting with Comrades, and the Harsh Taste of a Major</w:t>
      </w:r>
    </w:p>
    <w:p w14:paraId="1FA7447C" w14:textId="77777777" w:rsidR="00BC46A6" w:rsidRDefault="005605C7">
      <w:pPr>
        <w:pStyle w:val="BodyText"/>
      </w:pPr>
      <w:r>
        <w:t>The summer vacation, which seemed like it would last forever, evaporated without a trace, and before I knew it, my first semester as a graduate student had begun. If you’re a university student in Korea, you have to fight for your own schedule by clicking your mouse like crazy during the course registration period, but in Russia, the school is so ‘kind’ as to make the schedule for not only undergraduate but also graduate students. Well, to be honest, I, who had lived according to a schedule set by the state since my military academy days, had no particular complaints about this passive system.</w:t>
      </w:r>
    </w:p>
    <w:p w14:paraId="1FA7447D" w14:textId="77777777" w:rsidR="00BC46A6" w:rsidRDefault="005605C7">
      <w:pPr>
        <w:pStyle w:val="BodyText"/>
      </w:pPr>
      <w:r>
        <w:t>The master’s program at Moscow State University is a little different from that of a Korean graduate school. Classmates who enter the same department at the same time take all classes together until graduation, with the exception of a few liberal arts courses. So it’s much more natural to call them close-knit ‘classmates’ rather than loose ‘university classmates.’ Or maybe it’s more appropriate to call them ‘comrades (товарищ)’ in the Soviet style…</w:t>
      </w:r>
    </w:p>
    <w:p w14:paraId="1FA7447E" w14:textId="77777777" w:rsidR="00BC46A6" w:rsidRDefault="005605C7">
      <w:pPr>
        <w:pStyle w:val="BodyText"/>
      </w:pPr>
      <w:r>
        <w:t>There were a total of 12 people in our class, and contrary to the scary and rigid name of the ‘Department of Nuclear Physics,’ there were as many as 3 female students. A gender ratio of 25% is truly an amazing number for an engineering or natural sciences department. The composition of these 12 people is quite interesting. 8 of them were the so-called ‘sacred bones’ who came straight from the undergraduate program at Moscow State University, 1 was a domestic student from another university, and 1 was an international student from Kazakhstan. In fact, since Kazakhstan is a Russian-speaking country, he spoke the language perfectly, so the title of ‘foreign student admission’ was almost meaningless. And the remaining two spots were for the true beginner foreigners, me and my acquaintance. Moreover, since all of them had majored in nuclear physics since their undergraduate days, I couldn’t help but be more nervous.</w:t>
      </w:r>
    </w:p>
    <w:p w14:paraId="1FA7447F" w14:textId="77777777" w:rsidR="00BC46A6" w:rsidRDefault="005605C7">
      <w:pPr>
        <w:pStyle w:val="BodyText"/>
      </w:pPr>
      <w:r>
        <w:t>The Bitter Truth of Capitalism A shocking fact that I later heard from my acquaintances was that two Russian students who were originally from this undergraduate program were dropped from the master’s program to admit us two foreigners. While domestic students go to school without paying tuition and even receive a small scholarship, we have to pay 100% of the tuition, so from the school’s perspective, we were a pretty ‘lucrative’ source of income. After facing this bitter truth of capitalism, I felt a strange sense of debt towards those two dropouts whom I had never even seen before. My Russian ‘comrade’ classmates comforted me by saying that those two got good jobs, so I shouldn’t worry.</w:t>
      </w:r>
    </w:p>
    <w:p w14:paraId="1FA74480" w14:textId="77777777" w:rsidR="00BC46A6" w:rsidRDefault="005605C7">
      <w:pPr>
        <w:pStyle w:val="BodyText"/>
      </w:pPr>
      <w:r>
        <w:t>The leader of our class was a female student. She was dating a male student from the same class, and she was a perfect leader with a very strong personality, decisiveness, and kindness. When she went out with her classmates, she took charge of all the planning like a travel agency employee, and she also took good care of our studies, who were foreigners who couldn’t speak the language well. She was a friend who made me feel the power of a strong Slavic woman. In particular, her lecture notes were like a welcome rain in a drought, but the problem was that they were not easy to decipher. Many Russians, regardless of gender, boast of terrible handwriting, and the class leader’s handwriting was also at the level of another ‘required major subject’ that we had to complete. There were even times when she couldn’t recognize her own scribbled handwriting, so we would often stare at the notebook together. Still, without those hard-to-decipher notes and the class leader’s dedication, my safe graduation might have been impossible.</w:t>
      </w:r>
    </w:p>
    <w:p w14:paraId="1FA74481" w14:textId="77777777" w:rsidR="00BC46A6" w:rsidRDefault="005605C7">
      <w:pPr>
        <w:pStyle w:val="BodyText"/>
      </w:pPr>
      <w:r>
        <w:t>The main job of a graduate student is research, isn’t it? After meeting with the professor in charge of career counseling and telling him my desired field, my advisor was assigned a few days later. The professor’s name was ‘Belyshev Sergey Sergeyevich’. As you can immediately guess from the name, his father’s name is also Sergey.</w:t>
      </w:r>
    </w:p>
    <w:p w14:paraId="1FA74482" w14:textId="77777777" w:rsidR="00BC46A6" w:rsidRDefault="005605C7">
      <w:pPr>
        <w:pStyle w:val="BlockText"/>
      </w:pPr>
      <w:r>
        <w:t>(I will deal with the unique naming and patronymic system of Russians in more detail in Chapter 6, Russian Names).</w:t>
      </w:r>
    </w:p>
    <w:p w14:paraId="1FA74483" w14:textId="77777777" w:rsidR="00BC46A6" w:rsidRDefault="005605C7">
      <w:pPr>
        <w:pStyle w:val="FirstParagraph"/>
      </w:pPr>
      <w:r>
        <w:t>In Russia, when you officially address someone with respect, you must call them by their ‘first name’ and ‘patronymic’ together. However, since I was still in the habit of casually calling my teachers by their first names during my preparatory faculty days, I made a few mistakes with the honorifics in the early days of my master’s program and had to receive a sharp rebuke. Fortunately, my advisor was a very young and passionate scholar who looked to be at most three or four years older than me, and he diligently guided the lost international student even in his killer schedule.</w:t>
      </w:r>
    </w:p>
    <w:p w14:paraId="1FA74484" w14:textId="77777777" w:rsidR="00BC46A6" w:rsidRDefault="005605C7">
      <w:pPr>
        <w:pStyle w:val="BodyText"/>
      </w:pPr>
      <w:r>
        <w:t>The first few weeks of graduate school were truly a time when the soul leaves the body. The master’s program system had only been in place at Moscow State University for a few years. Before that, there was a unique Russian specialist program that only required one more year of study in the undergraduate program. It can be said that this was an effort to catch up with the Western system and reflect international trends. Since it was not yet a firmly established system, the schedule was often overturned and changed, which was very confusing. In addition, I would be exhausted when I came home after listening to Russian major lectures all day long that I couldn’t understand at all.</w:t>
      </w:r>
    </w:p>
    <w:p w14:paraId="1FA74485" w14:textId="77777777" w:rsidR="00BC46A6" w:rsidRDefault="005605C7">
      <w:pPr>
        <w:pStyle w:val="BodyText"/>
      </w:pPr>
      <w:r>
        <w:t>During my preparatory faculty days, I used mathematics and science as tools to learn Russian, but when the main program began, the situation was completely reversed. Now, I had to dig into Russian like crazy to understand the killer major classes. Of course, as time went by, I realized that the vocabulary that appeared in the major classes was limited like a round song, and I learned my own survival methods.</w:t>
      </w:r>
    </w:p>
    <w:p w14:paraId="1FA74486" w14:textId="77777777" w:rsidR="00BC46A6" w:rsidRDefault="005605C7">
      <w:pPr>
        <w:pStyle w:val="BodyText"/>
      </w:pPr>
      <w:r>
        <w:t>Chuseok came about 3 weeks after the new semester started. Of course, Chuseok was not a public holiday in Russia, but I wanted to say hello to my classmates and ask them to take good care of me in the future, so I invited them to a Korean restaurant in a hotel. In fact, at that time, Korean food was not popular in Moscow and the price was quite expensive. My friends seemed quite embarrassed by the spicy and unfamiliar-looking food that they had never seen before. They nodded their heads and said ‘umm…’ out of politeness, but I could read the unconcealable embarrassment on their stiff faces.</w:t>
      </w:r>
    </w:p>
    <w:p w14:paraId="1FA74487" w14:textId="77777777" w:rsidR="00BC46A6" w:rsidRDefault="005605C7">
      <w:pPr>
        <w:pStyle w:val="BodyText"/>
      </w:pPr>
      <w:r>
        <w:t>But what turned the atmosphere around was, of course, alcohol. As soon as a few rounds of Korean-style ‘bomb shots,’ a mixture of vodka and beer, began to circulate, the awkward atmosphere quickly heated up. Perhaps because they were Russians who were hardened to strong alcohol, they were quickly fascinated by the subtle taste of the bomb shots, and from then on, they began to eat happily regardless of what the side dishes were.</w:t>
      </w:r>
    </w:p>
    <w:p w14:paraId="1FA74488" w14:textId="77777777" w:rsidR="00BC46A6" w:rsidRDefault="005605C7">
      <w:pPr>
        <w:pStyle w:val="BodyText"/>
      </w:pPr>
      <w:r>
        <w:t>There were many times when we couldn’t understand each other’s words perfectly because I was not yet fluent in Russian, but the sound of laughter that erupted as we clinked our glasses together needed no translation. Even if the grammar was wrong and I couldn’t remember the words, there was sincerity in the clumsy gestures we made as we looked at each other with flushed faces.</w:t>
      </w:r>
    </w:p>
    <w:p w14:paraId="1FA74489" w14:textId="77777777" w:rsidR="00BC46A6" w:rsidRDefault="005605C7">
      <w:pPr>
        <w:pStyle w:val="BlockText"/>
      </w:pPr>
      <w:r>
        <w:t>“In the end, as we left the hotel restaurant that night, we had grown much closer. It was the moment when the Korean holiday of Chuseok blossomed again in the cold night air of Moscow in the name of friendship. I was able to learn the most important truth of my life as a student abroad in that day’s glass of alcohol: that even if we can’t communicate with words, our hearts can.”</w:t>
      </w:r>
    </w:p>
    <w:p w14:paraId="1FA7448A" w14:textId="77777777" w:rsidR="00BC46A6" w:rsidRDefault="005605C7">
      <w:pPr>
        <w:pStyle w:val="Heading3"/>
      </w:pPr>
      <w:bookmarkStart w:id="55" w:name="first-orientation-of-my-life"/>
      <w:bookmarkEnd w:id="54"/>
      <w:r>
        <w:t>First Orientation of My Life</w:t>
      </w:r>
    </w:p>
    <w:p w14:paraId="1FA7448B" w14:textId="77777777" w:rsidR="00BC46A6" w:rsidRDefault="005605C7">
      <w:pPr>
        <w:pStyle w:val="FirstParagraph"/>
      </w:pPr>
      <w:r>
        <w:rPr>
          <w:b/>
          <w:bCs/>
        </w:rPr>
        <w:t>The Wild, Vodka, and a Collapsed Tent</w:t>
      </w:r>
    </w:p>
    <w:p w14:paraId="1FA7448C" w14:textId="77777777" w:rsidR="00BC46A6" w:rsidRDefault="005605C7">
      <w:pPr>
        <w:pStyle w:val="BodyText"/>
      </w:pPr>
      <w:r>
        <w:t>I heard from the class leader that there would be a physics department orientation. It was said to be held at a forest campground somewhere in the suburbs of Moscow. It was also said to be quite large, as it was an orientation for the entire physics department, not just our nuclear physics department. Since most of my classmates were going, my acquaintance and I decided to join them, half out of curiosity and half in anticipation.</w:t>
      </w:r>
    </w:p>
    <w:p w14:paraId="1FA7448D" w14:textId="77777777" w:rsidR="00BC46A6" w:rsidRDefault="005605C7">
      <w:pPr>
        <w:pStyle w:val="BodyText"/>
      </w:pPr>
      <w:r>
        <w:t>The first meeting point was a large supermarket near the train station. It was to stock up on ‘combat rations’ before heading into the wild. The sight of groups of people with their own tents and sleeping bags, filling their carts with vodka, beer, meat, bread, and sausages, was truly a spectacle. With our hands full of luggage, we boarded a Moscow suburban commuter train (or suburban railway) called an ‘elektrichka (Электричка)’. This train looked old and creaky, but once it started running, it boasted a speed that was completely different from what I had expected. Unlike its clunky exterior, its momentum as it relentlessly crossed the vast Russian plains was tremendous, and the scenery outside the window was so fast that it felt like it was being sucked backward. During the two-hour journey, instead of the urban landscape of Moscow, an endless birch forest sped by outside the window.</w:t>
      </w:r>
    </w:p>
    <w:p w14:paraId="1FA7448E" w14:textId="77777777" w:rsidR="00BC46A6" w:rsidRDefault="005605C7">
      <w:pPr>
        <w:pStyle w:val="BodyText"/>
      </w:pPr>
      <w:r>
        <w:t>When I was getting hungry, a friend put a piece of oil-cured fish on a piece of black bread and handed it to me. It was Selyodka (Сельдка, pickled herring), which Russians love most as a vodka snack. I hesitated for a moment at the shocking visual of the slippery, fishy-looking silver cross-section, but out of curiosity and consideration for my friend’s sincerity, I closed my eyes and took a bite. Contrary to my expectation that it would smell fishy, the salty taste of the sea and the savory taste unique to fermented fish combined with the acidity of the heavy black bread was strangely good. As expected, what you see is not all there is. I learned a lesson again this time.</w:t>
      </w:r>
    </w:p>
    <w:p w14:paraId="1FA7448F" w14:textId="77777777" w:rsidR="00BC46A6" w:rsidRDefault="005605C7">
      <w:pPr>
        <w:pStyle w:val="BodyText"/>
      </w:pPr>
      <w:r>
        <w:t>After getting off at the train station, we walked along the railroad tracks and then suddenly turned into a dense forest with no path. Just as I was wondering, ‘Is there really a campground in a place like this?’, a crowd of people appeared among the trees. It was a 100% raw forest with no toilets or sinks. Russian camping was indeed the wild itself. What campground…</w:t>
      </w:r>
    </w:p>
    <w:p w14:paraId="1FA74490" w14:textId="77777777" w:rsidR="00BC46A6" w:rsidRDefault="005605C7">
      <w:pPr>
        <w:pStyle w:val="BodyText"/>
      </w:pPr>
      <w:r>
        <w:t>We arrived in the afternoon and had to hurry to find a place to pitch our tent before the sun went down. However, the forest floor was so damp that it was not just soft, but muddy. No matter how deep I hammered the pegs, the soil was so soft that the supports would not stay firm. We had to have some form of shelter before sunset, so we roughly set up the frame and finished the construction in a hurry. In front of the tent, we took out a mess kit and started cooking a simple meal, and we greeted the forest night in earnest by naturally sharing vodka and food with the surrounding students.</w:t>
      </w:r>
    </w:p>
    <w:p w14:paraId="1FA74491" w14:textId="77777777" w:rsidR="00BC46A6" w:rsidRDefault="005605C7">
      <w:pPr>
        <w:pStyle w:val="BlockText"/>
      </w:pPr>
      <w:r>
        <w:t>Since it was a place no different from the wild, there were a lot of things we forgot to bring or were short of, but that wasn’t a big problem. The students around us, as if by appointment, shared everything they had in their hands, from food to camping gear. Someone casually handed me a sausage, and another gave me their empty container to use instead of a cup. We also gave others what they needed without hesitation and gave and received help without any hesitation or saving face.</w:t>
      </w:r>
    </w:p>
    <w:p w14:paraId="1FA74492" w14:textId="77777777" w:rsidR="00BC46A6" w:rsidRDefault="005605C7">
      <w:pPr>
        <w:pStyle w:val="FirstParagraph"/>
      </w:pPr>
      <w:r>
        <w:t>Just as I was getting pleasantly drunk on vodka, I heard a loud, heart-pounding music coming from deep in the dark forest. I followed the sound and came to a fairly spacious clearing surrounded by trees. There was a crude but plausible stage and colorful lights installed there. With a loud welcome from a student who seemed to be the MC, the slogan of Moscow State University echoed through the night sky, and a frantic party began. A club in the woods where alcohol, music, and youth were intertwined.</w:t>
      </w:r>
    </w:p>
    <w:p w14:paraId="1FA74493" w14:textId="77777777" w:rsidR="00BC46A6" w:rsidRDefault="005605C7">
      <w:pPr>
        <w:pStyle w:val="BodyText"/>
      </w:pPr>
      <w:r>
        <w:t>At that time, when we were dancing with our arms around each other’s shoulders without even knowing each other’s names, a familiar intro flowed from the speakers. It was Psy’s ‘Gangnam Style.’ I never thought I would be doing the horse dance with hundreds of Russian students in a dark forest in a foreign country, Russia. Drunk on the overwhelming joy and a strange sense of pride, I danced more passionately than ever before.</w:t>
      </w:r>
    </w:p>
    <w:p w14:paraId="1FA74494" w14:textId="77777777" w:rsidR="00BC46A6" w:rsidRDefault="005605C7">
      <w:pPr>
        <w:pStyle w:val="BodyText"/>
      </w:pPr>
      <w:r>
        <w:t>After a round of dancing, I quickly got hungry. There was a group of people sitting around a bonfire in a corner of the clearing, so I naturally joined them. The taste of sausages skewered on the ends of tree branches lying around and grilled over the crackling bonfire was truly exquisite. The night of talking with friends I met in a foreign country while staring at the fire was full of romance.</w:t>
      </w:r>
    </w:p>
    <w:p w14:paraId="1FA74495" w14:textId="77777777" w:rsidR="00BC46A6" w:rsidRDefault="005605C7">
      <w:pPr>
        <w:pStyle w:val="BodyText"/>
      </w:pPr>
      <w:r>
        <w:t>But the romance ended there. When I returned to the tent, the tent, which had been unstable for a while, was already leaning like the Leaning Tower of Pisa. Already soaked in alcohol and fatigue, we crawled into the precarious tent with a ‘whatever’ attitude, the three of us: my Russian friend, my acquaintance, and me. My Russian friend, who had become my tent buddy, had clearly drunk far beyond his limit. Throughout the night, he would periodically run outside with a “blech” sound. I could tolerate waking up, but the real problem was that every time he came back after vomiting, he would keep bumping into the already flimsy tent supports.</w:t>
      </w:r>
    </w:p>
    <w:p w14:paraId="1FA74496" w14:textId="77777777" w:rsidR="00BC46A6" w:rsidRDefault="005605C7">
      <w:pPr>
        <w:pStyle w:val="BodyText"/>
      </w:pPr>
      <w:r>
        <w:t>“Hey… the tent is going to collapse…”</w:t>
      </w:r>
    </w:p>
    <w:p w14:paraId="1FA74497" w14:textId="77777777" w:rsidR="00BC46A6" w:rsidRDefault="005605C7">
      <w:pPr>
        <w:pStyle w:val="BodyText"/>
      </w:pPr>
      <w:r>
        <w:t>Despite my pleas, he didn’t care. In the end, when we woke up the next morning, the three of us were not lying in a tent, but in the state of ‘human gimbap,’ sleeping with the collapsed tent fabric as a blanket.</w:t>
      </w:r>
    </w:p>
    <w:p w14:paraId="1FA74498" w14:textId="77777777" w:rsidR="00BC46A6" w:rsidRDefault="005605C7">
      <w:pPr>
        <w:pStyle w:val="BlockText"/>
      </w:pPr>
      <w:r>
        <w:t>Looking back, it was an orientation that was wild and raw to the bone. It was a real survival camping mixed with mud, vodka, and a collapsed tent, on a different level from a Korean MT (membership training). I had never even been to a university orientation in Korea, but I went through this one in a strange Russian forest so intensely that I will never forget it for the rest of my life.</w:t>
      </w:r>
    </w:p>
    <w:p w14:paraId="1FA74499" w14:textId="77777777" w:rsidR="00BC46A6" w:rsidRDefault="005605C7">
      <w:pPr>
        <w:pStyle w:val="Heading3"/>
      </w:pPr>
      <w:bookmarkStart w:id="56" w:name="elective-courses"/>
      <w:bookmarkEnd w:id="55"/>
      <w:r>
        <w:t>Elective Courses</w:t>
      </w:r>
    </w:p>
    <w:p w14:paraId="1FA7449A" w14:textId="77777777" w:rsidR="00BC46A6" w:rsidRDefault="005605C7">
      <w:pPr>
        <w:pStyle w:val="FirstParagraph"/>
      </w:pPr>
      <w:r>
        <w:rPr>
          <w:b/>
          <w:bCs/>
        </w:rPr>
        <w:t>The Story Behind the Timetable and Elective Courses at a Russian University</w:t>
      </w:r>
    </w:p>
    <w:p w14:paraId="1FA7449B" w14:textId="77777777" w:rsidR="00BC46A6" w:rsidRDefault="005605C7">
      <w:pPr>
        <w:pStyle w:val="BodyText"/>
      </w:pPr>
      <w:r>
        <w:t>Although it has been over 20 years since the collapse of the Soviet Union, you can still feel many remnants of the Soviet Union in Russia. As I briefly introduced in episode 2, the university timetable in Russia is also quite different from what we know. Nowadays in Korea, even middle and high school students choose their elective subjects based on their preference or strategy, but in Russia, even university students have to follow the timetable assigned by the department without complaint. The timetable packed with required major subjects can be suffocating, but the one place where you can breathe is the ‘free elective course’ where you can choose and take one of the majors from another department each semester.</w:t>
      </w:r>
    </w:p>
    <w:p w14:paraId="1FA7449C" w14:textId="77777777" w:rsidR="00BC46A6" w:rsidRDefault="005605C7">
      <w:pPr>
        <w:pStyle w:val="BodyText"/>
      </w:pPr>
      <w:r>
        <w:t>Among the many subjects, the subject of ‘Nuclear Chemistry’ caught my eye. I thought that since I had studied chemistry in my undergraduate years and was now studying nuclear physics, there would be no other subject that I could get for free like this. And I was tempted by the words of my Russian ‘comrades’ that I could get a good grade for free because the study was easy, so we all chose ‘Geography’. At that time, my wife, who was a student in the translation and interpretation department, was persuaded with sweet words to take the same class, saying that geography was really easy and that our Russian friends who were taking it together would help with the difficult parts. To be honest, rather than perfectly understanding the lecture content, I just enjoyed the time I spent sitting next to my wife. I didn’t understand much, but sitting with my wife in class still made me feel like we were a CC (Campus Couple).</w:t>
      </w:r>
    </w:p>
    <w:p w14:paraId="1FA7449D" w14:textId="77777777" w:rsidR="00BC46A6" w:rsidRDefault="005605C7">
      <w:pPr>
        <w:pStyle w:val="BodyText"/>
      </w:pPr>
      <w:r>
        <w:t>In addition to elective courses, I also had to take designated liberal arts courses. Among them, ‘The History of Modern Physics’, which I took in my first semester, left a pretty deep impression. It was a class that dealt with the behind-the-scenes stories of the scientists who dominated the chaotic era when the solid walls of Newton’s classical mechanics were torn down and a new world of electromagnetism and quantum mechanics was born. In particular, the episode about the stubborn Einstein, who denied the dual nature of light until his death, and the ‘Fifth Solvay Conference’, where the best geniuses of the time gathered to engage in intellectual warfare, was very interesting as a major. It was a precious time to get a glimpse of the human anguish and conflict hidden behind the formulas that filled the blackboard.</w:t>
      </w:r>
    </w:p>
    <w:p w14:paraId="1FA7449E" w14:textId="77777777" w:rsidR="00BC46A6" w:rsidRDefault="005605C7">
      <w:pPr>
        <w:pStyle w:val="BodyText"/>
      </w:pPr>
      <w:r>
        <w:t>Another elective course, ‘Russian Philosophy’, was like a huge wall to me. Although it is said that language skills improve in a stepwise manner, the perceived difficulty level varies greatly from field to field. Science-related classes became easier to understand thanks to familiar formulas and Latin-based words, but I couldn’t get a grasp of philosophical terms at all. More than 80% of the class time, I felt like I was wandering in a fog, but I stuck to the front row of the classroom with the desperate thought that ‘if I just show my face, I’ll at least avoid failing.’ I just jotted down the words I knew from the professor’s mouth in my notebook, but later I found that it was just a list of words that didn’t even make sense in context.</w:t>
      </w:r>
    </w:p>
    <w:p w14:paraId="1FA7449F" w14:textId="77777777" w:rsidR="00BC46A6" w:rsidRDefault="005605C7">
      <w:pPr>
        <w:pStyle w:val="BodyText"/>
      </w:pPr>
      <w:r>
        <w:t>The final gateway to Russian philosophy was to give a 10-minute presentation on a philosophical topic of my choice. The name of the street I lived on was ‘Lobachevsky’, a legendary Russian mathematician, and I was drawn to the topic by its familiarity after hearing that he had left a great mark on Russian cosmology. However, when I actually started preparing, my mind went blank. All I could remember was Plato’s ‘Idea’ that I had vaguely heard in a liberal arts class in college. Holding on to the faint memory of “something about the shadow cast by a torch in a cave…”, I pulled a few all-nighters, researched materials, and completed a one-page manuscript. Thanks to memorizing it word for word as if I were engraving it on my brain, I was able to finish the course with the professor’s benevolent smile.</w:t>
      </w:r>
    </w:p>
    <w:p w14:paraId="1FA744A0" w14:textId="77777777" w:rsidR="00BC46A6" w:rsidRDefault="005605C7">
      <w:pPr>
        <w:pStyle w:val="BodyText"/>
      </w:pPr>
      <w:r>
        <w:t>For foreign students like me, the Russian language is an inescapable fate. In the first semester, it was assigned a whopping 6 hours a week, so it was quite a large portion, but in the second semester, it was gradually reduced to 4 hours, and in the third semester, to 2 hours, giving me time to focus on my major. When I came to Russian class after struggling with headache-inducing physics formulas, my mind was so peaceful. With only three or four students in a class, there were many opportunities to have casual conversations with the teacher. The students in the same class were all foreigners from the physics department, and we learned refined expressions often used in Russian academic papers or read and discussed short science texts, sharing the hardships of our study abroad life.</w:t>
      </w:r>
    </w:p>
    <w:p w14:paraId="1FA744A1" w14:textId="77777777" w:rsidR="00BC46A6" w:rsidRDefault="005605C7">
      <w:pPr>
        <w:pStyle w:val="BodyText"/>
      </w:pPr>
      <w:r>
        <w:t>The reason why the Russian class was so comfortable was not just because I was free from the pressure of my major. The teacher who taught us at that time not only listened patiently to our clumsy Russian, but also told us her own stories in an interesting way. Once, I carefully confessed my worries in class. I said that I felt that Russians somehow discriminated against foreigners. I said that when I paid at the supermarket, the cashier would sometimes throw the change at me, and that I had been kicked out of a store even though it was not yet closing time, with the excuse that it was closing time. The teacher, who was listening quietly to my story, smiled and waved her hands.</w:t>
      </w:r>
    </w:p>
    <w:p w14:paraId="1FA744A2" w14:textId="77777777" w:rsidR="00BC46A6" w:rsidRDefault="005605C7">
      <w:pPr>
        <w:pStyle w:val="BodyText"/>
      </w:pPr>
      <w:r>
        <w:t>“That’s not because you’re a foreigner. We Russians are like that to each other!” she said, telling us some of her own bizarre episodes.</w:t>
      </w:r>
    </w:p>
    <w:p w14:paraId="1FA744A3" w14:textId="77777777" w:rsidR="00BC46A6" w:rsidRDefault="005605C7">
      <w:pPr>
        <w:pStyle w:val="BodyText"/>
      </w:pPr>
      <w:r>
        <w:t>Even though she was a very cultured person, she said she often met unfriendly people and sometimes did not hesitate to argue with them. We all had a good laugh listening to the teacher’s story, and thanks to that, we were able to let go of the vague stereotypes and sharp misunderstandings we had about Russians like melting snow. Looking back, I think a good teacher is not just someone who conveys knowledge, but someone who deeply empathizes with the worries of others and breaks down the wall of prejudice with humor. The unexpected philosophy class I encountered in a foreign land was not in the classroom, but in the small conversations I had with the teacher.</w:t>
      </w:r>
    </w:p>
    <w:p w14:paraId="1FA744A4" w14:textId="77777777" w:rsidR="00BC46A6" w:rsidRDefault="005605C7">
      <w:pPr>
        <w:pStyle w:val="BodyText"/>
      </w:pPr>
      <w:r>
        <w:t>I also took two semesters of English classes with my Russian classmates. Although they were students at Moscow State University (MSU), the most prestigious university in Moscow, I felt a strange sense of kinship in the fact that their English skills were not much different from mine. With the exception of one or two exceptionally skilled students, their level was similar to that of our students who had only dug into grammar. However, the peculiar thing was that they learned British English, not American English, as the original form. When the unique, rough, and strong Russian accent was added to this, the pronunciation of some words sounded very heterogeneous, making me tilt my head in confusion.</w:t>
      </w:r>
    </w:p>
    <w:p w14:paraId="1FA744A5" w14:textId="77777777" w:rsidR="00BC46A6" w:rsidRDefault="005605C7">
      <w:pPr>
        <w:pStyle w:val="BodyText"/>
      </w:pPr>
      <w:r>
        <w:t>The teaching method covered both grammar and conversation. If Korea has ‘Seongmun Comprehensive English’, they had their own grammar textbook based on British Oxford or Cambridge textbooks. It was a book that repeatedly drilled the subtle differences between articles like ‘a’ and ‘the’, and the usage of prepositions like ‘in’, ‘at’, and ‘on’ to the point of being tedious. As I learned British English, I found that the cultural content that my friends enjoyed was also different. While Korean students laughed at American jokes while watching ‘Friends’ or ‘Modern Family’, my Russian friends tried to imitate the fast pronunciation of Benedict Cumberbatch while watching British dramas like ‘Sherlock’ or ‘Doctor Who’. I never thought I would be in the strange situation of taking an English class in Russian in Russia, but those unfamiliar and intense times have now become a precious page of memories that I can look back on with a smile.</w:t>
      </w:r>
    </w:p>
    <w:p w14:paraId="1FA744A6" w14:textId="77777777" w:rsidR="00BC46A6" w:rsidRDefault="005605C7">
      <w:pPr>
        <w:pStyle w:val="Heading3"/>
      </w:pPr>
      <w:bookmarkStart w:id="57" w:name="side-story-3---russian-men"/>
      <w:bookmarkEnd w:id="56"/>
      <w:r>
        <w:t>Side Story (3) - Russian Men</w:t>
      </w:r>
    </w:p>
    <w:p w14:paraId="1FA744A7" w14:textId="77777777" w:rsidR="00BC46A6" w:rsidRDefault="005605C7">
      <w:pPr>
        <w:pStyle w:val="FirstParagraph"/>
      </w:pPr>
      <w:r>
        <w:rPr>
          <w:b/>
          <w:bCs/>
        </w:rPr>
        <w:t>Matryoshka-like Charm Inside a Bear-like Exterior</w:t>
      </w:r>
    </w:p>
    <w:p w14:paraId="1FA744A8" w14:textId="77777777" w:rsidR="00BC46A6" w:rsidRDefault="005605C7">
      <w:pPr>
        <w:pStyle w:val="BodyText"/>
      </w:pPr>
      <w:r>
        <w:t>When you think of Russian men, you often imagine a rough and macho image, perhaps wrestling a brown bear in -30 degree snow with a bottle of vodka in one hand. In reality, while they are quite aggressive and blunt, it’s also true that they are incredibly generous—or perhaps indifferent—to minor inconveniences, and they are surprisingly warm and friendly once they open their hearts. Aside from my classmates, I didn’t have many chances to interact deeply with local men, but through several anecdotes I experienced during my three years of study, I’d like to introduce these ‘Brown Bear Country Brothers’ in a fragmented way.</w:t>
      </w:r>
    </w:p>
    <w:p w14:paraId="1FA744A9" w14:textId="77777777" w:rsidR="00BC46A6" w:rsidRDefault="005605C7">
      <w:pPr>
        <w:pStyle w:val="BodyText"/>
      </w:pPr>
      <w:r>
        <w:t>Living in Moscow, I often went to the airport for pickups at the request of acquaintances. During the hour-long taxi ride from the airport to the city, I would become a daily guide and tell various stories about Moscow. One of my regular repertoires was a warning about the aggressiveness of Russian men. When I warned them that they could easily see fistfights on the street, guests usually brushed it off. However, that complacent thought invariably crumbles when looking out the taxi window. I swear, guests who came to Russia witnessed real-life street fighting(?) between Russians grabbing each other’s collars at least once, either on the way from the airport or back to the airport. Especially near busy airports or train stations, small and large fights are common because there are many hot-tempered men trying to show off their masculinity.</w:t>
      </w:r>
    </w:p>
    <w:p w14:paraId="1FA744AA" w14:textId="77777777" w:rsidR="00BC46A6" w:rsidRDefault="005605C7">
      <w:pPr>
        <w:pStyle w:val="BodyText"/>
      </w:pPr>
      <w:r>
        <w:t>The place to be even more careful than during the day is near subway stations late at night. Although security is said to have improved a lot now, my hands and feet tremble unconsciously when I encounter a Russian drunkard stumbling and soaked in vodka late at night. Sometimes I meet big guys who pick fights in the subway under the influence of alcohol, and if there’s a tip, it’s ‘never make eye contact and run in the opposite direction.’ The probability of winning a fight is slim, and stories of immature international students wandering late at night after drinking and being assaulted or having their valuables stolen are so frequent in the Korean community that the repertoire is almost boring. In the night streets of a foreign country, it is wise to choose survival quietly rather than trying to prove your masculinity.</w:t>
      </w:r>
    </w:p>
    <w:p w14:paraId="1FA744AB" w14:textId="77777777" w:rsidR="00BC46A6" w:rsidRDefault="005605C7">
      <w:pPr>
        <w:pStyle w:val="BodyText"/>
      </w:pPr>
      <w:r>
        <w:t>The Moscow State University Korean Student Association once gave a tour of downtown Moscow, and I heard that a Korean guide had his phone and valuables stolen by people of Central Asian descent while wandering around after drinking the night before. Judging by the way he talked about it nonchalantly, it seemed like it wasn’t his first time, yet he still wandered around drinking late at night… that guide was quite something.</w:t>
      </w:r>
    </w:p>
    <w:p w14:paraId="1FA744AC" w14:textId="77777777" w:rsidR="00BC46A6" w:rsidRDefault="005605C7">
      <w:pPr>
        <w:pStyle w:val="BodyText"/>
      </w:pPr>
      <w:r>
        <w:t>Ironically, people with such high combat power are terrifyingly indifferent to the minor things of daily life. Even if they bump shoulders very hard or get their feet stepped on while walking in public places like the Moscow subway, they rarely look back in anger or apologize. It was a kind of extreme coolness(?), as if to say, ‘You can bump into someone while walking, have a nice day.’ To them, most physical collisions didn’t seem to leave even a small scratch on their lives. That indifference of just going one’s way without caring even 1% about others’ eyes, that transcendence of life added to their mystery.</w:t>
      </w:r>
    </w:p>
    <w:p w14:paraId="1FA744AD" w14:textId="77777777" w:rsidR="00BC46A6" w:rsidRDefault="005605C7">
      <w:pPr>
        <w:pStyle w:val="BodyText"/>
      </w:pPr>
      <w:r>
        <w:t>I truly felt their hidden warm heart in a long-distance train heading to the southern region. One day, I ended up sharing a 4-person ‘kupe’ (compartment) with a Russian family (father, mother, and middle school daughter). I used a top bunk, and the family used the two bottom bunks and the remaining top bunk. As introduced in the Trans-Siberian Railway episode, according to the rules of Russian trains, when it’s time for a meal, you must ask for permission from the people on the first floor to use the table together. Naturally, I joined their family’s mealtime, and light conversation ensued. The sociable lady mainly led the conversation, while the adolescent daughter was busy staring only at her smartphone screen. I was curious what she was doing so diligently since the internet doesn’t even work in the train.</w:t>
      </w:r>
    </w:p>
    <w:p w14:paraId="1FA744AE" w14:textId="77777777" w:rsidR="00BC46A6" w:rsidRDefault="005605C7">
      <w:pPr>
        <w:pStyle w:val="BodyText"/>
      </w:pPr>
      <w:r>
        <w:t>At that moment, the man, who had been showing the height of reticence by silently staring only out the window, looked slightly toward me and opened his mouth.</w:t>
      </w:r>
    </w:p>
    <w:p w14:paraId="1FA744AF" w14:textId="77777777" w:rsidR="00BC46A6" w:rsidRDefault="005605C7">
      <w:pPr>
        <w:pStyle w:val="BodyText"/>
      </w:pPr>
      <w:r>
        <w:t>“Do you… know how to drink a little?”</w:t>
      </w:r>
    </w:p>
    <w:p w14:paraId="1FA744B0" w14:textId="77777777" w:rsidR="00BC46A6" w:rsidRDefault="005605C7">
      <w:pPr>
        <w:pStyle w:val="BodyText"/>
      </w:pPr>
      <w:r>
        <w:t>I cheered internally and joked, “Isn’t Russian vodka the best? I drink quite a bit too.”</w:t>
      </w:r>
    </w:p>
    <w:p w14:paraId="1FA744B1" w14:textId="77777777" w:rsidR="00BC46A6" w:rsidRDefault="005605C7">
      <w:pPr>
        <w:pStyle w:val="BodyText"/>
      </w:pPr>
      <w:r>
        <w:t>At that moment, the man’s frozen face turned as bright as a spring breeze, and he magically pulled out a bottle of clear vodka from deep inside his luggage. I felt the sharp laser-like gaze of the lady beside him, but nothing could stop the resolve(?) of men anymore. I decided to show them the spicy(?) drinking capacity of Koreans and clinked glasses back and forth, one glass, two glasses. The language barrier evaporated into white the moment the strong alcohol slid down the esophagus, and we were already no different from sworn brothers who had transcended borders.</w:t>
      </w:r>
    </w:p>
    <w:p w14:paraId="1FA744B2" w14:textId="77777777" w:rsidR="00BC46A6" w:rsidRDefault="005605C7">
      <w:pPr>
        <w:pStyle w:val="BodyText"/>
      </w:pPr>
      <w:r>
        <w:t>When the bottle of vodka finally revealed its bottom in an instant, the man laughed heartily and slapped my shoulder hard.</w:t>
      </w:r>
    </w:p>
    <w:p w14:paraId="1FA744B3" w14:textId="77777777" w:rsidR="00BC46A6" w:rsidRDefault="005605C7">
      <w:pPr>
        <w:pStyle w:val="BodyText"/>
      </w:pPr>
      <w:r>
        <w:t>“Haha! This guy, you really know how to drink!”</w:t>
      </w:r>
    </w:p>
    <w:p w14:paraId="1FA744B4" w14:textId="77777777" w:rsidR="00BC46A6" w:rsidRDefault="005605C7">
      <w:pPr>
        <w:pStyle w:val="BodyText"/>
      </w:pPr>
      <w:r>
        <w:t>As soon as the train stopped at the next station, the man showed his red passion by running out to the platform and bringing one more bottle of vodka, leaving behind the lady’s stinging glare. We shared the bread and sausages we had each prepared and tilted our glasses until late at night. When even the vodka the man bought ran out, I instinctively realized, ‘Ah, now it’s my turn.’ To repay the man’s generous hospitality, I picked out a pretty decent and good bottle of vodka available at the next stop. When I handed him the bottle, a wave of deep emotion flickered on his face. In the drunken state of being tipsy, we continuously exchanged all sorts of stories that we wouldn’t even remember the next day. Thanks to the warm heart of a Russian father hidden behind a blunt expression, the Siberian train journey, which could have been endlessly boring, remained one of the most pleasant memories of my life.</w:t>
      </w:r>
    </w:p>
    <w:p w14:paraId="1FA744B5" w14:textId="77777777" w:rsidR="00BC46A6" w:rsidRDefault="005605C7">
      <w:pPr>
        <w:pStyle w:val="BodyText"/>
      </w:pPr>
      <w:r>
        <w:t>In the end, Russian men are like ‘Matryoshkas,’ where the more you know them, the more new charms come out. Just like the traditional Russian wooden doll Matryoshka, where when you open a doll, a smaller one pops out, and when you open it again, a new one keeps popping out. They look like blunt brown bear brothers who wouldn’t bleed even if pricked, but they are ‘tsunderes’ who generously fill up vodka glasses the moment they recognize you as someone within their boundary. Looking back, Russian people also closely resemble this vast continent of Russia. It’s hard to know their true inner feelings just by looking at their passing exterior, but you can only fully feel their genuine, rich charm after rubbing shoulders and clinking glasses with them for a long time.</w:t>
      </w:r>
    </w:p>
    <w:p w14:paraId="1FA744B6" w14:textId="77777777" w:rsidR="00BC46A6" w:rsidRDefault="005605C7">
      <w:pPr>
        <w:pStyle w:val="Heading3"/>
      </w:pPr>
      <w:bookmarkStart w:id="58" w:name="major-subjects"/>
      <w:bookmarkEnd w:id="57"/>
      <w:r>
        <w:t>Major Subjects</w:t>
      </w:r>
    </w:p>
    <w:p w14:paraId="1FA744B7" w14:textId="77777777" w:rsidR="00BC46A6" w:rsidRDefault="005605C7">
      <w:pPr>
        <w:pStyle w:val="FirstParagraph"/>
      </w:pPr>
      <w:r>
        <w:rPr>
          <w:b/>
          <w:bCs/>
        </w:rPr>
        <w:t>The Russian Degree System and the Story of a Harsh Major Class</w:t>
      </w:r>
    </w:p>
    <w:p w14:paraId="1FA744B8" w14:textId="77777777" w:rsidR="00BC46A6" w:rsidRDefault="005605C7">
      <w:pPr>
        <w:pStyle w:val="BodyText"/>
      </w:pPr>
      <w:r>
        <w:t xml:space="preserve">For those of us who have adopted the Western system, programs like bachelor’s, master’s, and doctoral degrees are familiar, but in Russia, they have their own programs. The first unfamiliar name you will encounter is the </w:t>
      </w:r>
      <w:r>
        <w:rPr>
          <w:b/>
          <w:bCs/>
        </w:rPr>
        <w:t>‘Specialist (Специалист)’</w:t>
      </w:r>
      <w:r>
        <w:t xml:space="preserve"> program, which is similar to a master’s program. This is a 5-year (or 5.5-year) degree program that is a strange mix of a 4-year bachelor’s degree and a 2-year master’s degree.</w:t>
      </w:r>
    </w:p>
    <w:p w14:paraId="1FA744B9" w14:textId="77777777" w:rsidR="00BC46A6" w:rsidRDefault="005605C7">
      <w:pPr>
        <w:pStyle w:val="BodyText"/>
      </w:pPr>
      <w:r>
        <w:t xml:space="preserve">When you move on to the doctoral program, the name tags become even more complicated. Instead of the designation we commonly know as Ph.D., there are two stages of doctoral degrees. The first is the </w:t>
      </w:r>
      <w:r>
        <w:rPr>
          <w:b/>
          <w:bCs/>
        </w:rPr>
        <w:t>Kandidat nauk (Кандидат наук)</w:t>
      </w:r>
      <w:r>
        <w:t xml:space="preserve">, which literally translates to </w:t>
      </w:r>
      <w:r>
        <w:rPr>
          <w:b/>
          <w:bCs/>
        </w:rPr>
        <w:t>‘Candidate of Sciences’</w:t>
      </w:r>
      <w:r>
        <w:t xml:space="preserve">, a humble title, but it is internationally recognized as a regular doctoral program (Ph.D.). However, above that is the </w:t>
      </w:r>
      <w:r>
        <w:rPr>
          <w:b/>
          <w:bCs/>
        </w:rPr>
        <w:t>true final boss</w:t>
      </w:r>
      <w:r>
        <w:t xml:space="preserve">, the </w:t>
      </w:r>
      <w:r>
        <w:rPr>
          <w:b/>
          <w:bCs/>
        </w:rPr>
        <w:t>Doktor nauk (Доктор наук)</w:t>
      </w:r>
      <w:r>
        <w:t xml:space="preserve">. Holders of this degree, which can only be challenged after accumulating years of original research achievements even after obtaining the Kandidat degree, are treated almost like </w:t>
      </w:r>
      <w:r>
        <w:rPr>
          <w:b/>
          <w:bCs/>
        </w:rPr>
        <w:t>‘living legends’</w:t>
      </w:r>
      <w:r>
        <w:t xml:space="preserve"> in the academic world. Perhaps a similar example in the Western system would be a tenured faculty member, or even more.</w:t>
      </w:r>
    </w:p>
    <w:p w14:paraId="1FA744BA" w14:textId="77777777" w:rsidR="00BC46A6" w:rsidRDefault="005605C7">
      <w:pPr>
        <w:pStyle w:val="BodyText"/>
      </w:pPr>
      <w:r>
        <w:t xml:space="preserve">In any case, although they have maintained this unique system that is quite different from ours, they could not go against the trend of the global era. As Russian degrees were not fully recognized abroad or as problems arose in academic exchanges, voices calling for the adoption of the Western system began to grow louder. Eventually, in 2003, Russia joined the </w:t>
      </w:r>
      <w:r>
        <w:rPr>
          <w:b/>
          <w:bCs/>
        </w:rPr>
        <w:t>‘Bologna Process’</w:t>
      </w:r>
      <w:r>
        <w:t>, the European degree standardization system, and underwent a major overhaul. It was in this process that the 4-year bachelor’s and 2-year master’s (Магистратура) systems, which are familiar to us, were born. The Western-style master’s program was transplanted into the Russian academic world, where the traditional 5-year ‘specialist’ program was firmly established.</w:t>
      </w:r>
    </w:p>
    <w:p w14:paraId="1FA744BB" w14:textId="77777777" w:rsidR="00BC46A6" w:rsidRDefault="005605C7">
      <w:pPr>
        <w:pStyle w:val="BodyText"/>
      </w:pPr>
      <w:r>
        <w:t xml:space="preserve">Moscow State University (MSU) also began to operate a master’s program on a trial basis in some departments from the early 1990s, but it was not until 2011 that it officially began to separate the bachelor’s and master’s programs in accordance with the Bologna system and operate them in earnest. In 2015, when I was studying, this new program had only been introduced for a short time, so there was a lot of confusion on campus. At the beginning of the semester, the timetable would change like a reed in the wind, and although it was called a master’s program, the amount of coursework was overwhelming compared to research, so it was practically no different from </w:t>
      </w:r>
      <w:r>
        <w:rPr>
          <w:b/>
          <w:bCs/>
        </w:rPr>
        <w:t>‘university 5th grade’</w:t>
      </w:r>
      <w:r>
        <w:t>.</w:t>
      </w:r>
    </w:p>
    <w:p w14:paraId="1FA744BC" w14:textId="77777777" w:rsidR="00BC46A6" w:rsidRDefault="005605C7">
      <w:pPr>
        <w:pStyle w:val="BodyText"/>
      </w:pPr>
      <w:r>
        <w:t xml:space="preserve">In particular, since I lacked a foundation in nuclear physics, I had to take a basic nuclear physics class every Saturday morning from a strict old grandmother professor. On Friday nights, I had no time for the romance of a foreign student because I was struggling with homework, but thanks to that harsh </w:t>
      </w:r>
      <w:r>
        <w:rPr>
          <w:b/>
          <w:bCs/>
        </w:rPr>
        <w:t>‘welfare sacrifice’</w:t>
      </w:r>
      <w:r>
        <w:t>, I was able to acquire knowledge at a rapid pace.</w:t>
      </w:r>
    </w:p>
    <w:p w14:paraId="1FA744BD" w14:textId="77777777" w:rsidR="00BC46A6" w:rsidRDefault="005605C7">
      <w:pPr>
        <w:pStyle w:val="BodyText"/>
      </w:pPr>
      <w:r>
        <w:t>Among the courses I took, there was also an unexpected gem called ‘Astroparticle Physics’. This course, which taught how particles create stars after the Big Bang, was taught by a spry 82-year-old grandfather professor, and it was very interesting, like an old story of a grandfather telling the myth of the birth of the universe. However, thanks to the professor’s philosophy that the amount of knowledge acquired is proportional to the amount of homework, I could not escape from homework hell. As an aside, my acquaintance’s advisor was this professor, and he studied with a heavy heart every day, worried that something might happen to him before graduation. Whenever he went to Korea, he would buy health supplements that would be good for his health, such as red ginseng, and thanks to that, fortunately, the professor was healthy and my acquaintance was able to get his diploma stamped safely.</w:t>
      </w:r>
    </w:p>
    <w:p w14:paraId="1FA744BE" w14:textId="77777777" w:rsidR="00BC46A6" w:rsidRDefault="005605C7">
      <w:pPr>
        <w:pStyle w:val="BodyText"/>
      </w:pPr>
      <w:r>
        <w:t>I also remember a class that dealt with the Higgs boson using data from CERN. At that time, the existence of the Higgs boson had only been proven for a short time, so all the data was in a fog. Thanks to this, the correct answer to the exam questions was always concluded with the ambiguous sentence, “It is known that…”.</w:t>
      </w:r>
    </w:p>
    <w:p w14:paraId="1FA744BF" w14:textId="77777777" w:rsidR="00BC46A6" w:rsidRDefault="005605C7">
      <w:pPr>
        <w:pStyle w:val="BodyText"/>
      </w:pPr>
      <w:r>
        <w:t xml:space="preserve">On the other hand, the </w:t>
      </w:r>
      <w:r>
        <w:rPr>
          <w:b/>
          <w:bCs/>
        </w:rPr>
        <w:t>‘superstring theory’</w:t>
      </w:r>
      <w:r>
        <w:t xml:space="preserve"> class was a disaster. Even when I went to see the professor, I couldn’t understand the feast of bizarre formulas, and in the end, I failed the exam. It turned out that a course that foreign students didn’t need to take had been entered into the timetable by mistake. Although it disappeared from my transcript, I had to take another course as a price, so it was a case of </w:t>
      </w:r>
      <w:r>
        <w:rPr>
          <w:b/>
          <w:bCs/>
        </w:rPr>
        <w:t>‘robbing Peter to pay Paul’</w:t>
      </w:r>
      <w:r>
        <w:t>.</w:t>
      </w:r>
    </w:p>
    <w:p w14:paraId="1FA744C0" w14:textId="77777777" w:rsidR="00BC46A6" w:rsidRDefault="005605C7">
      <w:pPr>
        <w:pStyle w:val="BodyText"/>
      </w:pPr>
      <w:r>
        <w:t>At first, I thought I didn’t understand because my Russian was not good. I rummaged through the dictionary with a glimmer of hope that ‘if I just knew a few more words, if I could just understand the professor’s jokes and metaphors, these complicated formulas would magically solve themselves.’ However, the cruel truth I realized over time was that things like superstring theory and the Higgs boson would have been just as incomprehensible even if I had learned them in my native Korean. Language was just a helping hand; in the face of the profundity of physics, my Russian classmates and I were all tearing our hair out equally.</w:t>
      </w:r>
    </w:p>
    <w:p w14:paraId="1FA744C1" w14:textId="77777777" w:rsidR="00BC46A6" w:rsidRDefault="005605C7">
      <w:pPr>
        <w:pStyle w:val="BodyText"/>
      </w:pPr>
      <w:r>
        <w:t>In the end, the barrier of academia was higher than the barrier of language, but ironically, the time I spent struggling to overcome that barrier was what made me grow. The nights I spent writing down physics terms that weren’t even in the dictionary in the corner of my notebook and discussing with my Russian friends in clumsy Russian, “Why on earth is this formula like this?” (although it was usually me asking and them answering) became the solid backbone that supported my life as a student abroad. Most importantly, once I became familiar with some major-related vocabulary, I was able to trudge through major-related papers even if I couldn’t read novels.</w:t>
      </w:r>
    </w:p>
    <w:p w14:paraId="1FA744C2" w14:textId="77777777" w:rsidR="00BC46A6" w:rsidRDefault="005605C7">
      <w:pPr>
        <w:pStyle w:val="BodyText"/>
      </w:pPr>
      <w:r>
        <w:t>It might have been close to impossible to perfectly acquire specialized knowledge in a language I had only learned for 1-2 years in a foreign country. However, all the trial and error of getting lost among the bizarre formulas that filled the blackboard and taking the wrong course in vain eventually became a precious page in the book of ‘me’.</w:t>
      </w:r>
    </w:p>
    <w:p w14:paraId="1FA744C3" w14:textId="77777777" w:rsidR="00BC46A6" w:rsidRDefault="005605C7">
      <w:pPr>
        <w:pStyle w:val="BlockText"/>
      </w:pPr>
      <w:r>
        <w:t xml:space="preserve">Angela Duckworth said in her book </w:t>
      </w:r>
      <w:r>
        <w:rPr>
          <w:b/>
          <w:bCs/>
        </w:rPr>
        <w:t>‘Grit’</w:t>
      </w:r>
      <w:r>
        <w:t xml:space="preserve"> that more important than genius is passion and perseverance towards a long-term goal. Looking back, my time in Moscow taught me more than just physics knowledge. I can now say with a clear memory and conviction that more important than perfect understanding was the perseverance of jumping into a strange world and staying there until the end, that is, ‘grit’. Although the formulas written on the classroom blackboard may have faded, the grit of enduring that time without giving up is deeply engraved in my life as an untiring driving force.</w:t>
      </w:r>
    </w:p>
    <w:p w14:paraId="1FA744C4" w14:textId="77777777" w:rsidR="00BC46A6" w:rsidRDefault="005605C7">
      <w:pPr>
        <w:pStyle w:val="Heading3"/>
      </w:pPr>
      <w:bookmarkStart w:id="59" w:name="traveling-alone-in-russia"/>
      <w:bookmarkEnd w:id="58"/>
      <w:r>
        <w:t>Traveling Alone in Russia</w:t>
      </w:r>
    </w:p>
    <w:p w14:paraId="1FA744C5" w14:textId="77777777" w:rsidR="00BC46A6" w:rsidRDefault="005605C7">
      <w:pPr>
        <w:pStyle w:val="FirstParagraph"/>
      </w:pPr>
      <w:r>
        <w:rPr>
          <w:b/>
          <w:bCs/>
        </w:rPr>
        <w:t>The Unfamiliar Charm Beyond the Familiar, a Tour of the Russian Countryside</w:t>
      </w:r>
    </w:p>
    <w:p w14:paraId="1FA744C6" w14:textId="77777777" w:rsidR="00BC46A6" w:rsidRDefault="005605C7">
      <w:pPr>
        <w:pStyle w:val="BodyText"/>
      </w:pPr>
      <w:r>
        <w:t>The vacation that every student awaits has arrived. Just like in Korea, the exam period in Russia varies from university to university and from department to department, and the last day of the final exams was the official start of the vacation. Fortunately, our department finished its final exams earlier than other departments, including my wife’s translation and interpretation department, so we had an early vacation. I wanted to go somewhere for the long-awaited vacation, but my wife was adamant that she wanted to stay home. So, for the first week of the two-week vacation, I decided to visit the hometowns of my close Russian friends.</w:t>
      </w:r>
    </w:p>
    <w:p w14:paraId="1FA744C7" w14:textId="77777777" w:rsidR="00BC46A6" w:rsidRDefault="005605C7">
      <w:pPr>
        <w:pStyle w:val="BodyText"/>
      </w:pPr>
      <w:r>
        <w:t xml:space="preserve">I became friends with two Russian friends through language exchange. They were from small cities called Kavrov and Kurganinsk, respectively, and were studying in Moscow. From their perspective, living on a vast continent, Korea would be a very small country, so it was amazing that they were learning Korean. </w:t>
      </w:r>
      <w:r>
        <w:rPr>
          <w:b/>
          <w:bCs/>
        </w:rPr>
        <w:t>Long live the Korean Wave!</w:t>
      </w:r>
      <w:r>
        <w:t xml:space="preserve"> On a morning at the end of 2015, I woke up at dawn and met my Russian friend at the train station. My friend lived in a small city called Kavrov in the Vladimir Oblast, with a population of about 130,000. Perhaps because the city was small, there were not many direct trains from Moscow to Kavrov. Since we couldn’t delay too much, we decided to use a transfer instead of a direct train, even though it was cumbersome. First, we took an elektrichka (suburban/commuter train) from Moscow to a fairly large city called Vladimir. There were no trains to Kavrov on that day either, so we took a bus to Kavrov. It takes about 4 hours by car, but it was quite inconvenient to go to a small village by public transport.</w:t>
      </w:r>
    </w:p>
    <w:p w14:paraId="1FA744C8" w14:textId="77777777" w:rsidR="00BC46A6" w:rsidRDefault="005605C7">
      <w:pPr>
        <w:pStyle w:val="BodyText"/>
      </w:pPr>
      <w:r>
        <w:t xml:space="preserve">After arriving at my friend’s house, it goes without saying that we had a Russian-style lunch. We ate Russian dumplings called </w:t>
      </w:r>
      <w:r>
        <w:rPr>
          <w:b/>
          <w:bCs/>
        </w:rPr>
        <w:t>pelmeni</w:t>
      </w:r>
      <w:r>
        <w:t xml:space="preserve">, a meat soup called </w:t>
      </w:r>
      <w:r>
        <w:rPr>
          <w:b/>
          <w:bCs/>
        </w:rPr>
        <w:t>borscht</w:t>
      </w:r>
      <w:r>
        <w:t>, and a side of pickles. In fact, I was very surprised at how delicious it was. Based on my experience of eating out in Russia, my memory of eating out was not that great. They say that even Russians don’t often eat out to eat delicious food. Rather, they say that they eat out when many people have to gather or when they can’t entertain at home. They say that the best food is the food that is grown and eaten right away at a dacha, a country house outside the city. In any case, I was very pleased with the simple, yet neat and clean lunch that nicely shattered my prejudice against Russian food.</w:t>
      </w:r>
    </w:p>
    <w:p w14:paraId="1FA744C9" w14:textId="77777777" w:rsidR="00BC46A6" w:rsidRDefault="005605C7">
      <w:pPr>
        <w:pStyle w:val="BodyText"/>
      </w:pPr>
      <w:r>
        <w:t xml:space="preserve">Now we went outside and started exploring the city. We talked about our school days while looking at the school my friend had attended, and we went to a traditional market that was small but had everything. Among them, something caught my eye: </w:t>
      </w:r>
      <w:r>
        <w:rPr>
          <w:b/>
          <w:bCs/>
        </w:rPr>
        <w:t>dried persimmons</w:t>
      </w:r>
      <w:r>
        <w:t>. I was surprised once by the fact that people here also make and eat dried persimmons, and twice by the surprisingly similar taste to that of Korea. For reference, the name of the city, Kavrov, is derived from the Russian word for carpet, kover (Ковёр), and perhaps that is why it is said that carpets, textiles, and suits are still very famous in Russia.</w:t>
      </w:r>
    </w:p>
    <w:p w14:paraId="1FA744CA" w14:textId="77777777" w:rsidR="00BC46A6" w:rsidRDefault="005605C7">
      <w:pPr>
        <w:pStyle w:val="BodyText"/>
      </w:pPr>
      <w:r>
        <w:t>Next was a walk in the park. The love of Russians for walking is truly famous for being peculiar. So I told my friend in advance that I was hungry, so we should take a moderate walk and go eat. If I didn’t do this, Russians would walk until I begged them to stop. The park my friend took me to was quite large and had a lot to see for a small city. There was a small amusement park, a cultural center that my friend used to go to, and a nice restaurant. We went in because it was said to be a local restaurant, but we were the only ones there. The price was cheap and the food was excellent, but it seemed that there were no people because everyone was spending the evening at home for the end of the year.</w:t>
      </w:r>
    </w:p>
    <w:p w14:paraId="1FA744CB" w14:textId="77777777" w:rsidR="00BC46A6" w:rsidRDefault="005605C7">
      <w:pPr>
        <w:pStyle w:val="BodyText"/>
      </w:pPr>
      <w:r>
        <w:t xml:space="preserve">Back at my friend’s house, we had a snack called </w:t>
      </w:r>
      <w:r>
        <w:rPr>
          <w:b/>
          <w:bCs/>
        </w:rPr>
        <w:t>Konditerskaya Kolbasa (Кондитерская колбаса)</w:t>
      </w:r>
      <w:r>
        <w:t xml:space="preserve"> with tea. It literally translates to confectionery sausage, and it looks just like a sausage, but it’s a very sweet dessert made of a lump of sugar. It contains no meat at all, and is made by mixing crushed biscuits, cocoa powder, butter, sugar, nuts, and condensed milk, rolling it into a sausage shape, and hardening it in the refrigerator. It is also called the national snack of Russia, and it was one of the best Russian foods I have ever eaten. It was especially good with tea. I personally thought it would go well with coffee, but Russians enjoy tea much more than coffee. If you are with a Russian friend, you can easily drink 5 cups of tea a day. As soon as you sit down, they will immediately offer you </w:t>
      </w:r>
      <w:r>
        <w:rPr>
          <w:b/>
          <w:bCs/>
        </w:rPr>
        <w:t>‘chai (Чай, tea)?’</w:t>
      </w:r>
      <w:r>
        <w:t xml:space="preserve"> It was a day with many events from the morning, so I fell asleep as if I had fainted.</w:t>
      </w:r>
    </w:p>
    <w:p w14:paraId="1FA744CC" w14:textId="77777777" w:rsidR="00BC46A6" w:rsidRDefault="005605C7">
      <w:pPr>
        <w:pStyle w:val="BodyText"/>
      </w:pPr>
      <w:r>
        <w:t xml:space="preserve">The next day, I set out to visit another friend’s house. That friend lived in an even smaller city called Kurganinsk. It was such a small and quiet town that, according to my friend, it was rare for foreigners other than Slavs to set foot there. When my friend’s mother heard that I, a Korean, was visiting, she said she would make kimchi herself. I was so grateful for her warm heart, but on the other hand, it was true that I was a little scared of kimchi made by a foreigner who didn’t know kimchi well. In the end, I was able to politely decline with the highly diplomatic phrase, </w:t>
      </w:r>
      <w:r>
        <w:rPr>
          <w:b/>
          <w:bCs/>
        </w:rPr>
        <w:t>“I want to experience Russian culture more deeply.”</w:t>
      </w:r>
      <w:r>
        <w:t xml:space="preserve"> But my friend’s parents seemed to be worried that I, a foreigner, would have a hard time with the food. So they served me a dish that Russians firmly believe to be Korean food, called </w:t>
      </w:r>
      <w:r>
        <w:rPr>
          <w:b/>
          <w:bCs/>
        </w:rPr>
        <w:t>Korean Carrots (Корейская морковь)</w:t>
      </w:r>
      <w:r>
        <w:t>. Unlike its name, Korean carrots are not a food found in Korea. This is a dish that the Koryo-saram, who were forcibly relocated to Central Asia in the past, made by shredding carrots, which were easier to obtain than cabbage, and mixing them with red pepper powder and oil because they missed kimchi so much. It is a common food that can be found in any supermarket in Russia, but when I told my friend’s parents that there was no such food in Korea, they were truly shocked.</w:t>
      </w:r>
    </w:p>
    <w:p w14:paraId="1FA744CD" w14:textId="77777777" w:rsidR="00BC46A6" w:rsidRDefault="005605C7">
      <w:pPr>
        <w:pStyle w:val="BodyText"/>
      </w:pPr>
      <w:r>
        <w:t xml:space="preserve">I thought it would be boring, but the peaceful days in the snowy Russian countryside were quite enjoyable. I enjoyed tea time with at least 5 cups of tea a day, and I watched </w:t>
      </w:r>
      <w:r>
        <w:rPr>
          <w:b/>
          <w:bCs/>
        </w:rPr>
        <w:t>‘Frozen’</w:t>
      </w:r>
      <w:r>
        <w:t xml:space="preserve"> at the only movie theater in town. In Russia, they often dub instead of using subtitles. I think it’s because Russian words are long, so if they use subtitles, there would be too many words to read. The most fun I had in Kurganinsk was riding a sled tied to the back of a car. Perhaps because I was a foreigner, they didn’t drive too rough, but it was a really Russian-style, tough, bear-country game.</w:t>
      </w:r>
    </w:p>
    <w:p w14:paraId="1FA744CE" w14:textId="77777777" w:rsidR="00BC46A6" w:rsidRDefault="005605C7">
      <w:pPr>
        <w:pStyle w:val="BodyText"/>
      </w:pPr>
      <w:r>
        <w:t xml:space="preserve">I spent the end of the year and the new year meaningfully with a </w:t>
      </w:r>
      <w:r>
        <w:rPr>
          <w:b/>
          <w:bCs/>
        </w:rPr>
        <w:t>‘local-style’ trip</w:t>
      </w:r>
      <w:r>
        <w:t xml:space="preserve">. After being surrounded by Russians for a whole week, I felt that my Russian had improved more than ever before. It was the real face of Russia that I would never have known if I had been confined to the city of Moscow. It is important to get a degree and accumulate knowledge, but it is also important to directly encounter the deep inside of this strange continent and smell the scent of people. Perhaps this was the </w:t>
      </w:r>
      <w:r>
        <w:rPr>
          <w:b/>
          <w:bCs/>
        </w:rPr>
        <w:t>‘real face of Eurasia’</w:t>
      </w:r>
      <w:r>
        <w:t xml:space="preserve"> that I truly wanted to learn by flying to this cold country.</w:t>
      </w:r>
    </w:p>
    <w:p w14:paraId="1FA744CF" w14:textId="77777777" w:rsidR="00BC46A6" w:rsidRDefault="005605C7">
      <w:pPr>
        <w:pStyle w:val="Heading3"/>
      </w:pPr>
      <w:bookmarkStart w:id="60" w:name="X760d0e2076704fd78d9d39d7197a2d2a82b2604"/>
      <w:bookmarkEnd w:id="59"/>
      <w:r>
        <w:t>Final Exams, End of the First Year of Master’s</w:t>
      </w:r>
    </w:p>
    <w:p w14:paraId="1FA744D0" w14:textId="77777777" w:rsidR="00BC46A6" w:rsidRDefault="005605C7">
      <w:pPr>
        <w:pStyle w:val="FirstParagraph"/>
      </w:pPr>
      <w:r>
        <w:rPr>
          <w:b/>
          <w:bCs/>
        </w:rPr>
        <w:t>Russia’s Bizarre Exam System and a Record of Growth</w:t>
      </w:r>
    </w:p>
    <w:p w14:paraId="1FA744D1" w14:textId="77777777" w:rsidR="00BC46A6" w:rsidRDefault="005605C7">
      <w:pPr>
        <w:pStyle w:val="BodyText"/>
      </w:pPr>
      <w:r>
        <w:t>As I briefly mentioned in a previous post, Russian universities adhere to a very peculiar exam system. The biggest feature that students welcome is that there are no ‘midterm exams’ that torment the middle of the semester. A single final exam at the end of the semester determines the academic achievement of the entire semester.</w:t>
      </w:r>
    </w:p>
    <w:p w14:paraId="1FA744D2" w14:textId="77777777" w:rsidR="00BC46A6" w:rsidRDefault="005605C7">
      <w:pPr>
        <w:pStyle w:val="BodyText"/>
      </w:pPr>
      <w:r>
        <w:t>The fact that there are no midterms gives students a great sense of liberation at the beginning of the semester, but this is also a deadly sweet poison. This is because students tend to neglect their studies with a low sense of tension, and when the final exams approach, they are hit with a huge bill of knowledge accumulated over time and fall into a panic.</w:t>
      </w:r>
    </w:p>
    <w:p w14:paraId="1FA744D3" w14:textId="77777777" w:rsidR="00BC46A6" w:rsidRDefault="005605C7">
      <w:pPr>
        <w:pStyle w:val="BodyText"/>
      </w:pPr>
      <w:r>
        <w:t>About 2-3 weeks before the final exams, the professor provides a list of exam questions. There are no answers, only questions, and the amount is quite large. In addition, the questions received in this way were not the kind that could be answered simply. Multiple choice was not to be expected, and the level was such that you had to fully understand the contents of the book to answer. And some questions were open-ended, so there were also problems that required you to prove your own insight beyond the knowledge in the book.</w:t>
      </w:r>
    </w:p>
    <w:p w14:paraId="1FA744D4" w14:textId="77777777" w:rsidR="00BC46A6" w:rsidRDefault="005605C7">
      <w:pPr>
        <w:pStyle w:val="BodyText"/>
      </w:pPr>
      <w:r>
        <w:t>There were 12 students in our class, and we were usually given 3-4 times the number of problems as the number of students in the class. Therefore, our class received about 30 to 40 problems for each subject. As I said, the difficulty of the questions is high and the amount is quite large, so it is physically close to impossible to prepare all these answers alone.</w:t>
      </w:r>
    </w:p>
    <w:p w14:paraId="1FA744D5" w14:textId="77777777" w:rsidR="00BC46A6" w:rsidRDefault="005605C7">
      <w:pPr>
        <w:pStyle w:val="BodyText"/>
      </w:pPr>
      <w:r>
        <w:t>We shared the problems to be prepared with our classmates, prepared them individually, and then shared the answers later. Of course, there is a fatal trap here. If the answer of a friend who solved the problem assigned to me is poor, I have to take the bomb. Should I fully trust my friend’s academic enthusiasm, or should I stay up all night and rearrange it with my own hands? It is a dizzying moment that combines a friendship test and Russian roulette.</w:t>
      </w:r>
    </w:p>
    <w:p w14:paraId="1FA744D6" w14:textId="77777777" w:rsidR="00BC46A6" w:rsidRDefault="005605C7">
      <w:pPr>
        <w:pStyle w:val="BodyText"/>
      </w:pPr>
      <w:r>
        <w:t xml:space="preserve">On the day of the long-awaited exam, the classroom resembles a tense casino(?). The professor cuts the paper with the questions printed on it into thin, long strips and scatters them face down on the lectern. This is the time to draw the so-called </w:t>
      </w:r>
      <w:r>
        <w:rPr>
          <w:b/>
          <w:bCs/>
        </w:rPr>
        <w:t>‘bilet (Билет, ticket)’</w:t>
      </w:r>
      <w:r>
        <w:t>.</w:t>
      </w:r>
    </w:p>
    <w:p w14:paraId="1FA744D7" w14:textId="77777777" w:rsidR="00BC46A6" w:rsidRDefault="005605C7">
      <w:pPr>
        <w:pStyle w:val="BodyText"/>
      </w:pPr>
      <w:r>
        <w:t>The students take turns going up and flipping over a piece of paper with a grim determination, as if they were reading their fortune for the day with a tarot card. At this time, the joy and sorrow of the classroom are divided. There are the main characters of a ‘lucky day’ who, even if they have been lazy with their studies, miraculously draw the problem they have prepared, and there are also victims of Murphy’s Law who have memorized all but one problem all night long, only to draw the one they haven’t seen. Some even had a cheerful professor who brought real poker cards and had them draw.</w:t>
      </w:r>
    </w:p>
    <w:p w14:paraId="1FA744D8" w14:textId="77777777" w:rsidR="00BC46A6" w:rsidRDefault="005605C7">
      <w:pPr>
        <w:pStyle w:val="BodyText"/>
      </w:pPr>
      <w:r>
        <w:t>After confirming their fate, they have to return to their seats and pour out their answers to the given problem on a blank notebook for 30 minutes. Of course, open book is not allowed, and you have to rely solely on the remaining memories in your head.</w:t>
      </w:r>
    </w:p>
    <w:p w14:paraId="1FA744D9" w14:textId="77777777" w:rsidR="00BC46A6" w:rsidRDefault="005605C7">
      <w:pPr>
        <w:pStyle w:val="BodyText"/>
      </w:pPr>
      <w:r>
        <w:t>When a student who has finished preparing raises their hand with a grim determination, the professor calls them to the seat next to the lectern. From now on, it is not a time for answers, but a time for ‘defense’ and ‘confession’. When I explain the logic I have written down with my mouth, the professor nods with a hawk’s eye or sharply throws a follow-up question. “Oh, you think so? Then what happens if this variable is added?” You have to defend against the pressure interview that comes at you with a hook to get a score.</w:t>
      </w:r>
    </w:p>
    <w:p w14:paraId="1FA744DA" w14:textId="77777777" w:rsidR="00BC46A6" w:rsidRDefault="005605C7">
      <w:pPr>
        <w:pStyle w:val="BodyText"/>
      </w:pPr>
      <w:r>
        <w:t xml:space="preserve">Due to the nature of the oral exam, the grading criteria are bound to be very subjective. However, the Russian grading system is very simple and cool. Professors usually tend to give generous scores in respect of the student’s logic, so the actual grades are divided into three: </w:t>
      </w:r>
      <w:r>
        <w:rPr>
          <w:b/>
          <w:bCs/>
        </w:rPr>
        <w:t>3 points (Удовлетворительно, satisfactory)</w:t>
      </w:r>
      <w:r>
        <w:t xml:space="preserve">, </w:t>
      </w:r>
      <w:r>
        <w:rPr>
          <w:b/>
          <w:bCs/>
        </w:rPr>
        <w:t>4 points (Хорошо, good)</w:t>
      </w:r>
      <w:r>
        <w:t xml:space="preserve">, and </w:t>
      </w:r>
      <w:r>
        <w:rPr>
          <w:b/>
          <w:bCs/>
        </w:rPr>
        <w:t>5 points (Отлично, excellent)</w:t>
      </w:r>
      <w:r>
        <w:t>. If your class attitude was poor and your answers were rambling, you would get 3 points. If you attended class well but your answers were not satisfactory, you would get 4 points. If you smoothly handled even the professor’s pressure questions, you would get a perfect score of 5.</w:t>
      </w:r>
    </w:p>
    <w:p w14:paraId="1FA744DB" w14:textId="77777777" w:rsidR="00BC46A6" w:rsidRDefault="005605C7">
      <w:pPr>
        <w:pStyle w:val="BodyText"/>
      </w:pPr>
      <w:r>
        <w:t>At first glance, it may seem unfair because it is a lottery that relies on luck and a subjective oral exam. But surprisingly, I have never once been dissatisfied with my grades while studying in Russia. After revealing all my shortcomings by making eye contact with the professor 1:1, I realize most painfully whether I am a 3-point or 5-point person myself.</w:t>
      </w:r>
    </w:p>
    <w:p w14:paraId="1FA744DC" w14:textId="77777777" w:rsidR="00BC46A6" w:rsidRDefault="005605C7">
      <w:pPr>
        <w:pStyle w:val="BodyText"/>
      </w:pPr>
      <w:r>
        <w:t>Although there are no midterms, there are so many courses to take that foreign students are literally half-dead during the final exam season. But ironically, this cruel period was also a time of deepest solidarity with my classmates. All those times when we gathered in the library late at night, sharing snacks and comparing the answers we had prepared, and lamented our stupidity over the questions that none of us knew.</w:t>
      </w:r>
    </w:p>
    <w:p w14:paraId="1FA744DD" w14:textId="77777777" w:rsidR="00BC46A6" w:rsidRDefault="005605C7">
      <w:pPr>
        <w:pStyle w:val="BodyText"/>
      </w:pPr>
      <w:r>
        <w:t xml:space="preserve">During the first year of my master’s program, since there were two semesters, I naturally took this terrible final exam twice. At first, it was a horror to even get my logic out of my mouth in stuttering Russian, and my mind would go blank in front of the professor’s sharp follow-up questions. It was a blank slate with nothing coming to mind. But after finishing the final exams of the second semester, the thrill I felt when I saw the number </w:t>
      </w:r>
      <w:r>
        <w:rPr>
          <w:b/>
          <w:bCs/>
        </w:rPr>
        <w:t>‘5 (Отлично)’</w:t>
      </w:r>
      <w:r>
        <w:t xml:space="preserve"> scribbled by the professor in my student handbook (Zachyotka) was beyond words.</w:t>
      </w:r>
    </w:p>
    <w:p w14:paraId="1FA744DE" w14:textId="77777777" w:rsidR="00BC46A6" w:rsidRDefault="005605C7">
      <w:pPr>
        <w:pStyle w:val="BodyText"/>
      </w:pPr>
      <w:r>
        <w:t>The final exams in Russia were not simply a test of whether you had memorized knowledge. It was a training to logically persuade the other party by mobilizing all the knowledge you have, without being flustered in front of an unfamiliar problem with no correct answer. Perhaps this rough and subjective ‘lucky draw oral interview’ was the most perfect vaccination for scholars who would have to stubbornly defend their research in any unexpected situation in the future.</w:t>
      </w:r>
    </w:p>
    <w:p w14:paraId="1FA744DF" w14:textId="77777777" w:rsidR="00BC46A6" w:rsidRDefault="005605C7">
      <w:pPr>
        <w:pStyle w:val="Heading3"/>
      </w:pPr>
      <w:bookmarkStart w:id="61" w:name="family-visit"/>
      <w:bookmarkEnd w:id="60"/>
      <w:r>
        <w:t>Family Visit</w:t>
      </w:r>
    </w:p>
    <w:p w14:paraId="1FA744E0" w14:textId="77777777" w:rsidR="00BC46A6" w:rsidRDefault="005605C7">
      <w:pPr>
        <w:pStyle w:val="FirstParagraph"/>
      </w:pPr>
      <w:r>
        <w:rPr>
          <w:b/>
          <w:bCs/>
        </w:rPr>
        <w:t>The Most Welcome Guests in a Land with No Ties</w:t>
      </w:r>
    </w:p>
    <w:p w14:paraId="1FA744E1" w14:textId="77777777" w:rsidR="00BC46A6" w:rsidRDefault="005605C7">
      <w:pPr>
        <w:pStyle w:val="BodyText"/>
      </w:pPr>
      <w:r>
        <w:t>When living as a stranger in a distant country with no connections, perhaps one of the most welcome things is a family visit. Once, my younger brother came to visit me for about a month. We were born a year apart and spent our childhood like friends. We always played the same sports, played the same games, and slept in the same bed until I went to a cram school for the college entrance exam. However, since we were clearly good at different things, we studied completely different fields in college, and even after graduation, we didn’t have much in common other than being family. My brother had to serve in the military, and I went to Russia, so it was even harder to meet. Fortunately, my brother also had some time before he got a job after finishing his studies, so he was able to come and visit me in Russia. However, I later heard that his girlfriend at the time was pouting because he was going to see his brother instead of spending time with her.</w:t>
      </w:r>
    </w:p>
    <w:p w14:paraId="1FA744E2" w14:textId="77777777" w:rsidR="00BC46A6" w:rsidRDefault="005605C7">
      <w:pPr>
        <w:pStyle w:val="BodyText"/>
      </w:pPr>
      <w:r>
        <w:t>My brother, who was a poor job seeker who had just finished his studies, had no choice but to find a cheap flight. Among them was a flight to Sochi via a city called Yekaterinburg. We planned to do some sightseeing in Sochi, go skiing, and experience a Russian sleeper train before going to Moscow. Kurganinsk, where we stayed in episode 7, was geographically very close to Sochi. I went to Sochi by train before my brother arrived, and I waited for him at the Sochi airport. I was so happy to see my brother at the Sochi airport!</w:t>
      </w:r>
    </w:p>
    <w:p w14:paraId="1FA744E3" w14:textId="77777777" w:rsidR="00BC46A6" w:rsidRDefault="005605C7">
      <w:pPr>
        <w:pStyle w:val="BodyText"/>
      </w:pPr>
      <w:r>
        <w:t>In Sochi, we bought a tour package called an ‘excursia (Экскурсия)’ and went up to a mountain fortress around Sochi to see the scenery and also looked around the Olympic Park. Sochi is famous for being the city where the Winter Olympics were held, but the snowfields we know are actually a landscape of a mountainous region far from the city. In fact, the city of Sochi boasts a subtropical climate that is rare in Russia, and it is very mild, rarely dropping below zero even in winter. There is perennial snow in the high-altitude areas like Rosa Khutor, which was the main stage of the Winter Olympics, but if you go down to the city, which is only an hour away by train, you can find an exotic beach promenade lined with palm trees. The fact that you can enjoy skiing on a snow-covered mountain and then come down a little to feel the spring-like sea breeze was the most attractive and bizarre twist that Sochi had.</w:t>
      </w:r>
    </w:p>
    <w:p w14:paraId="1FA744E4" w14:textId="77777777" w:rsidR="00BC46A6" w:rsidRDefault="005605C7">
      <w:pPr>
        <w:pStyle w:val="BodyText"/>
      </w:pPr>
      <w:r>
        <w:t>After sightseeing, we moved to a village near a ski resort called Rosa Khutor, which is about 40 minutes away from downtown Sochi. We checked into our accommodation and went to do some simple grocery shopping. Hearing that beef was very cheap, I chose a steak with the grim determination to feed my brother steak until he was sick of it while he was in Russia. I bought canned corn, some salad, and sauce, and had a hearty dinner at our accommodation.</w:t>
      </w:r>
    </w:p>
    <w:p w14:paraId="1FA744E5" w14:textId="77777777" w:rsidR="00BC46A6" w:rsidRDefault="005605C7">
      <w:pPr>
        <w:pStyle w:val="BodyText"/>
      </w:pPr>
      <w:r>
        <w:t>After that, my brother and I skied in Sochi for about 3 days and then took a train to Moscow. Even though we had to ride the train for over twenty hours, my brother seemed to enjoy the train journey. It was a very enjoyable time for all of us to go out and buy alcohol and food whenever the stop was long, and to eat the lunch boxes that the Russian grandmothers sold when the stop was short. There is no internet for most of the time the train is moving. I met my brother after a long time and we ate, drank, and talked a lot at our leisure, and before we knew it, we had arrived in Moscow.</w:t>
      </w:r>
    </w:p>
    <w:p w14:paraId="1FA744E6" w14:textId="77777777" w:rsidR="00BC46A6" w:rsidRDefault="005605C7">
      <w:pPr>
        <w:pStyle w:val="BodyText"/>
      </w:pPr>
      <w:r>
        <w:t>In Moscow, my wife was waiting for me. My wife was going to go to Korea for a while in a few days, so I only had about a week with my brother. We went to a place called Izmailovsky and bought a nice bear fur hat that Russians wear, and we also ate a skewered meat called shashlik. My wife, on a whim, wanted to go to a North Korean restaurant near our old dormitory. However, being a chicken, I was worried that it would cause some unnecessary diplomatic(?) problems, so I ended up not going. As soon as my brother arrived, my wife persuaded him to go with her, so in the end, only the two curious ones went. They said they ordered things like Pyongyang naengmyeon and dumplings, but the taste was just so-so. I also tried the dumplings they brought back, and the dumpling skin was as thick as a glove and the vegetable taste was stronger than the meat taste, which made me think that this was indeed the ‘taste of socialism’.</w:t>
      </w:r>
    </w:p>
    <w:p w14:paraId="1FA744E7" w14:textId="77777777" w:rsidR="00BC46A6" w:rsidRDefault="005605C7">
      <w:pPr>
        <w:pStyle w:val="BodyText"/>
      </w:pPr>
      <w:r>
        <w:t>A legendary anecdote that we will tease him about for a long time was born during our trip to St. Petersburg. The Hermitage Museum in St. Petersburg is famous as one of the world’s three major art museums. Since I had already been to the museum, I only bought a ticket for my brother. At that time, there was even a service that rented out a device with a recording of announcer Kim Seong-ju’s commentary, so I thought my brother would be able to appreciate the artworks at a leisurely pace for at least half a day. I was leisurely drinking tea in the museum square, but after only about thirty minutes, my brother burst out of the Hermitage Museum door. I was speechless at his amazing artistic(?) eye, which had broken through millions of works of art containing the souls of world-renowned masters in a ‘30-minute cut’. Of course, I was no different.</w:t>
      </w:r>
    </w:p>
    <w:p w14:paraId="1FA744E8" w14:textId="77777777" w:rsidR="00BC46A6" w:rsidRDefault="005605C7">
      <w:pPr>
        <w:pStyle w:val="BodyText"/>
      </w:pPr>
      <w:r>
        <w:t>My wife went to Korea for a while, and while I was left in Moscow, the brothers spent their time reminiscing about old memories. During the day, we went around Moscow and did some sightseeing, and we conquered the street food. In the evening, we would sit side by side and play games together on the computer while eating steak with beer. My brother was especially fascinated by the grandeur of the circus in Russia.</w:t>
      </w:r>
    </w:p>
    <w:p w14:paraId="1FA744E9" w14:textId="77777777" w:rsidR="00BC46A6" w:rsidRDefault="005605C7">
      <w:pPr>
        <w:pStyle w:val="BodyText"/>
      </w:pPr>
      <w:r>
        <w:t>The following summer, my aunt and cousins visited. My aunt and one of my cousins had a short and intense trip to Moscow and St. Petersburg for about a week, and my youngest cousin stayed in Moscow. She was studying Russian at a foreign language high school, and she said she wanted to stay a little longer to attend a Russian language academy and experience Russia properly. It just so happened that my wife and I were also planning a trip for our summer vacation, so our apartment was empty.</w:t>
      </w:r>
    </w:p>
    <w:p w14:paraId="1FA744EA" w14:textId="77777777" w:rsidR="00BC46A6" w:rsidRDefault="005605C7">
      <w:pPr>
        <w:pStyle w:val="BodyText"/>
      </w:pPr>
      <w:r>
        <w:t>My youngest cousin stayed for about another month before returning to Korea, and it seems she really liked the country of Russia. And surprisingly, she told me that the Russian people were so kind, which surprised me. The story is that once, she suddenly felt dizzy and very lightheaded, and she fainted for a moment on the subway. The surrounding people, who looked stern, swarmed around her and helped her with all their hearts as if it were their own business. And on the recommendation of those around her, she went to the hospital in an ambulance, and she was deeply moved by the fact that the nurses were as kind as angels and that there was no hospital bill at all. This was a 180-degree different treatment from me, a poor foreign student who would get into arguments with strangers on the street who told me to “go back to your own country.” It was truly something to live and see. I chuckled, wondering if the Russia I knew and the Russia my cousin experienced were the same country, but my youngest cousin, who had fully experienced the kind side of Russia that I had not experienced, … entered Moscow State University as an undergraduate and finished her master’s degree.</w:t>
      </w:r>
    </w:p>
    <w:p w14:paraId="1FA744EB" w14:textId="77777777" w:rsidR="00BC46A6" w:rsidRDefault="005605C7">
      <w:pPr>
        <w:pStyle w:val="BodyText"/>
      </w:pPr>
      <w:r>
        <w:t>In a tundra-like life of studying abroad with no connections, my family’s visits were more than just a role of a tour guide. The silly jokes I shared with my brother over beer all night, the absurdity of the 30-minute tour of the Hermitage, and the heartwarming story that my cousin left behind. All of those memories became a strong support that helped me endure my lonely and tiring life in Moscow.</w:t>
      </w:r>
    </w:p>
    <w:p w14:paraId="1FA744EC" w14:textId="77777777" w:rsidR="00BC46A6" w:rsidRDefault="005605C7">
      <w:pPr>
        <w:pStyle w:val="Heading3"/>
      </w:pPr>
      <w:bookmarkStart w:id="62" w:name="side-story-4---russian-women"/>
      <w:bookmarkEnd w:id="61"/>
      <w:r>
        <w:t>Side Story (4) - Russian Women</w:t>
      </w:r>
    </w:p>
    <w:p w14:paraId="1FA744ED" w14:textId="77777777" w:rsidR="00BC46A6" w:rsidRDefault="005605C7">
      <w:pPr>
        <w:pStyle w:val="FirstParagraph"/>
      </w:pPr>
      <w:r>
        <w:rPr>
          <w:b/>
          <w:bCs/>
        </w:rPr>
        <w:t>Between Ice Princesses and Siberian Tiger Babushkas</w:t>
      </w:r>
    </w:p>
    <w:p w14:paraId="1FA744EE" w14:textId="77777777" w:rsidR="00BC46A6" w:rsidRDefault="005605C7">
      <w:pPr>
        <w:pStyle w:val="BodyText"/>
      </w:pPr>
      <w:r>
        <w:t>It’s a well-known fact that there are many beauties in East Slavic countries like Russia and Ukraine, so among Korean men, it’s jokingly referred to as the ‘Land of the Mother-in-Law.’ If you ask, ‘Do women who look like Kim Tae-hee really plow fields and those who look like Jun Ji-hyun really herd cows?’ my honest answer from the bottom of my soul would be ‘Yes.’</w:t>
      </w:r>
    </w:p>
    <w:p w14:paraId="1FA744EF" w14:textId="77777777" w:rsidR="00BC46A6" w:rsidRDefault="005605C7">
      <w:pPr>
        <w:pStyle w:val="BodyText"/>
      </w:pPr>
      <w:r>
        <w:t>First of all, their physical presence is overwhelming. Even if their faces were the same, they are much taller on average and boast refreshing proportions with particularly long legs. Moreover, thanks to the haughty atmosphere emanating from their gait and attire, they start with an extra 20 points on average. The sight of a tall Russian woman walking through the snow in a thick fur coat and long boots in midwinter is truly admirable.</w:t>
      </w:r>
    </w:p>
    <w:p w14:paraId="1FA744F0" w14:textId="77777777" w:rsidR="00BC46A6" w:rsidRDefault="005605C7">
      <w:pPr>
        <w:pStyle w:val="BodyText"/>
      </w:pPr>
      <w:r>
        <w:t>Unlike the delicate features of Asians, their faces, with three-dimensional and refreshing lines, are also very attractive. Blonde hair isn’t common, but many have natural brownish hair. However, perhaps due to the thin skin characteristic of Caucasians or nutritional(?) issues, blue veins often stand out when they are not wearing makeup. Especially in the early morning of midwinter, watching pale, bloodless Russian college students with visible blue capillaries on the subway to Moscow State University, I sometimes felt an eerie feeling that they were like ‘high-quality zombies,’ even though they were beautiful. These are roughly the details of their appearance that I can describe with my limited vocabulary.</w:t>
      </w:r>
    </w:p>
    <w:p w14:paraId="1FA744F1" w14:textId="77777777" w:rsidR="00BC46A6" w:rsidRDefault="005605C7">
      <w:pPr>
        <w:pStyle w:val="BodyText"/>
      </w:pPr>
      <w:r>
        <w:t>One day, I was waiting for a Russian friend at a cafe in the city, drinking tea. Then, a group of people dressed in similar clothes swarmed in, occupied one side, and started talking noisily. As I was clicking my tongue inwardly, thinking, ‘Grown adults have no manners in public,’ my friend arrived and said nonchalantly while looking at them, “Oh, I guess that school finished classes early today.”</w:t>
      </w:r>
    </w:p>
    <w:p w14:paraId="1FA744F2" w14:textId="77777777" w:rsidR="00BC46A6" w:rsidRDefault="005605C7">
      <w:pPr>
        <w:pStyle w:val="BodyText"/>
      </w:pPr>
      <w:r>
        <w:t>That’s right. They were high school students in uniforms! I, who didn’t know the Russian high school system, had naturally assumed they were adults based on their burst-grown physical presence and mature(?) faces. I heard that they undergo rapid maturation around the ages of 14 to 16. At that time, my cousin was also a high school student, and comparing them, it was just like a child and an adult.</w:t>
      </w:r>
    </w:p>
    <w:p w14:paraId="1FA744F3" w14:textId="77777777" w:rsidR="00BC46A6" w:rsidRDefault="005605C7">
      <w:pPr>
        <w:pStyle w:val="BodyText"/>
      </w:pPr>
      <w:r>
        <w:t>Young Russian women encountered on the street are generally slim and slender. It would be more accurate to describe them as thin. Surprisingly, however, their body types often change drastically as they age into middle age. Looking at the data, compared to the female obesity rate in the US (42%), Russia (25%) is at a decent level, but observing their eating habits from the side, one can guess the reason for the body type change. The cheapest and most common ingredients available at the supermarket are bread and potatoes. You can buy a coarse baguette for 200-300 KRW, and potatoes are also cheaper than gum at 300-400 KRW per kg. Due to tight pockets, these cheap lumps of carbohydrates inevitably become the staple food. This excessive intake of carbohydrates, which is said to be scarier than meat, combined with middle-age weight gain, seems to be the main culprit in turning fairy-like young ladies into cozy body types.</w:t>
      </w:r>
    </w:p>
    <w:p w14:paraId="1FA744F4" w14:textId="77777777" w:rsidR="00BC46A6" w:rsidRDefault="005605C7">
      <w:pPr>
        <w:pStyle w:val="BodyText"/>
      </w:pPr>
      <w:r>
        <w:t>In terms of personality, you generally shouldn’t expect ‘aegyo’ from Russian women. In the first place, the word ‘aegyo’ itself does not exist in the Russian language, so when translating Korean dramas, they just write it as it sounds, ‘Aegyo.’ As they say language governs thought, aegyo—smiling with eyes and making nasal sounds—is unknown territory for them. Moreover, perhaps because Russian women know very well that they are objectively more beautiful than women from other countries, their self-esteem is sky-high.</w:t>
      </w:r>
    </w:p>
    <w:p w14:paraId="1FA744F5" w14:textId="77777777" w:rsidR="00BC46A6" w:rsidRDefault="005605C7">
      <w:pPr>
        <w:pStyle w:val="BodyText"/>
      </w:pPr>
      <w:r>
        <w:t>The girls or young ladies you meet on the street are as cold as ice. If you stammer in clumsy Russian when asking for directions or help, they will pierce you with a gaze colder than the Siberian plains. However, this ice wall also melts away once you enter the ‘my person’ boundary. Our class leader was a cold and haughty female student, but when I clung to her for help because studying for the exam was so overwhelming, she showed an angelic side by willingly splitting her time to solve problems with me. Their unexpected charm of trying to share warmly, whether they have little or much, once you become close, is quite touching. (Exactly why they put up such a merciless iron wall against strangers remained a mystery I couldn’t solve until the end of my studies.)</w:t>
      </w:r>
    </w:p>
    <w:p w14:paraId="1FA744F6" w14:textId="77777777" w:rsidR="00BC46A6" w:rsidRDefault="005605C7">
      <w:pPr>
        <w:pStyle w:val="BodyText"/>
      </w:pPr>
      <w:r>
        <w:t>When the weather warms up, women’s clothing becomes much lighter, and at this time, an interesting cultural difference from Korea can be discovered. While Russian women enjoy wearing bold tops with deep necklines, they rarely wear short skirts. In Korea, a more conservative standard is applied to exposing cleavage, but in Russia, on the contrary, there is a tendency to treat women wearing short skirts as much ‘lighter’ people. While Korea relatively prefers a thin yet voluminous upper body, Russian men consider women with firm and large buttocks to be the most beautiful. Just by looking at a scene in a Russian drama where the female protagonist, who is in love, laments to a friend, “I’m not particularly pretty and I don’t have large buttocks, what should I do?”, you can catch a glimpse of the firm formula of this neighborhood: ‘Pelvis and buttock size = measure of beauty.’</w:t>
      </w:r>
    </w:p>
    <w:p w14:paraId="1FA744F7" w14:textId="77777777" w:rsidR="00BC46A6" w:rsidRDefault="005605C7">
      <w:pPr>
        <w:pStyle w:val="BodyText"/>
      </w:pPr>
      <w:r>
        <w:t>Finally, one cannot help but discuss the final evolutionary form of the Russian female ecosystem: the grandmother. While Korean ‘ajummas’ also sometimes… (show superhuman strength and boast of their life medals with phrases like “Women are weak, but mothers are strong,” the resilience of Russian grandmothers who endured the Soviet era, the harsh weather, and the rough environment is unparalleled.)</w:t>
      </w:r>
    </w:p>
    <w:p w14:paraId="1FA744F8" w14:textId="77777777" w:rsidR="00BC46A6" w:rsidRDefault="005605C7">
      <w:pPr>
        <w:pStyle w:val="BodyText"/>
      </w:pPr>
      <w:r>
        <w:t>Their youthful haughtiness is gone, and they are reborn as street outlaws who fear nothing in the world. Honestly, during my time as a student, the number one object I wanted to avoid more than street thugs or skinheads was angry ‘babushkas’ (grandmothers). Once, I was scolded by a grandmother standing behind me at a train station for paying with a card instead of cash. The reason was that paying with a card was slower than cash. Another day, I was sitting in the back of a bus looking only at my phone, when suddenly a grandmother sitting nearby let out a lion’s roar. “Hey! There’s a young lady standing there, why don’t you give up your seat right now! You mannerless fellow, go back to your country immediately!” (They say in Russia, it’s a man’s basic manner to give up a seat not only to the elderly but also to young women.)</w:t>
      </w:r>
    </w:p>
    <w:p w14:paraId="1FA744F9" w14:textId="77777777" w:rsidR="00BC46A6" w:rsidRDefault="005605C7">
      <w:pPr>
        <w:pStyle w:val="BodyText"/>
      </w:pPr>
      <w:r>
        <w:t>Having experienced such things several times, when I heard the “Ah!” scream of a Russian grandmother slipping on the icy road in midwinter, it sounded more melodious than any symphony(?).</w:t>
      </w:r>
    </w:p>
    <w:p w14:paraId="1FA744FA" w14:textId="77777777" w:rsidR="00BC46A6" w:rsidRDefault="005605C7">
      <w:pPr>
        <w:pStyle w:val="BodyText"/>
      </w:pPr>
      <w:r>
        <w:t>In the end, Russian women are born as glamorous Barbie dolls, go through a phase as blunt but warm-hearted older sisters next door, and finally evolve into ‘babushkas’ (grandmothers) who could even take down a Siberian tiger. Their warm nosiness and tenacious vitality hidden behind a cold exterior might be the real power that has sustained this vast, barren continent.</w:t>
      </w:r>
    </w:p>
    <w:p w14:paraId="1FA744FB" w14:textId="77777777" w:rsidR="00BC46A6" w:rsidRDefault="00C149DE">
      <w:r>
        <w:pict w14:anchorId="1FA74577">
          <v:rect id="_x0000_i1027" style="width:0;height:1.5pt" o:hralign="center" o:hrstd="t" o:hr="t"/>
        </w:pict>
      </w:r>
    </w:p>
    <w:p w14:paraId="1FA744FC" w14:textId="77777777" w:rsidR="00BC46A6" w:rsidRDefault="005605C7">
      <w:pPr>
        <w:pStyle w:val="Heading2"/>
      </w:pPr>
      <w:bookmarkStart w:id="63" w:name="year-3-finishing-the-masters-program"/>
      <w:bookmarkEnd w:id="52"/>
      <w:bookmarkEnd w:id="62"/>
      <w:r>
        <w:t>Year 3, Finishing the Master’s Program</w:t>
      </w:r>
    </w:p>
    <w:p w14:paraId="1FA744FD" w14:textId="77777777" w:rsidR="00BC46A6" w:rsidRDefault="005605C7">
      <w:pPr>
        <w:pStyle w:val="Heading3"/>
      </w:pPr>
      <w:bookmarkStart w:id="64" w:name="russian-literature-competition"/>
      <w:r>
        <w:t>Russian Literature Competition</w:t>
      </w:r>
    </w:p>
    <w:p w14:paraId="1FA744FE" w14:textId="77777777" w:rsidR="00BC46A6" w:rsidRDefault="005605C7">
      <w:pPr>
        <w:pStyle w:val="FirstParagraph"/>
      </w:pPr>
      <w:r>
        <w:rPr>
          <w:b/>
          <w:bCs/>
        </w:rPr>
        <w:t>Junker’s Prayer and the PTSD of a 21st Century Korean Trainee</w:t>
      </w:r>
    </w:p>
    <w:p w14:paraId="1FA744FF" w14:textId="77777777" w:rsidR="00BC46A6" w:rsidRDefault="005605C7">
      <w:pPr>
        <w:pStyle w:val="BodyText"/>
      </w:pPr>
      <w:r>
        <w:t>During the summer vacation, before the new semester had even begun, my Russian teacher asked me to participate in a Russian literature competition. This competition, for foreigners, was a fairly large event in which not only students from Moscow State University but also from other universities participated. However, looking at the reality, there were plenty of awards allocated to Moscow State University, but there was a severe shortage of applicants who had not yet emerged from the swamp of vacation. In other words, it was no different from a ‘participation award festival’ where you were guaranteed to get an award just for participating.</w:t>
      </w:r>
    </w:p>
    <w:p w14:paraId="1FA74500" w14:textId="77777777" w:rsidR="00BC46A6" w:rsidRDefault="005605C7">
      <w:pPr>
        <w:pStyle w:val="BodyText"/>
      </w:pPr>
      <w:r>
        <w:t>The competition format was to reinterpret a Russian literary work of one’s choice in various ways and submit it as a video. You could see a variety of works reborn from a foreigner’s perspective, such as teams preparing a traditional play or showcasing a unique Russian humor. Among them, I chose the theme of ‘boot camp life’, which no Korean man would want to face even in his nightmares. I decided to recite ‘Junker’s Prayer’, written by the 19th-century poet Mikhail Yuryevich Lermontov during his time as a trainee.</w:t>
      </w:r>
    </w:p>
    <w:p w14:paraId="1FA74501" w14:textId="77777777" w:rsidR="00BC46A6" w:rsidRDefault="005605C7">
      <w:pPr>
        <w:pStyle w:val="BlockText"/>
      </w:pPr>
      <w:r>
        <w:t>“Junker’s Prayer” King of Heaven! Save me, From this stuffy uniform, as if from a fire Free me from the march Exclude me from the honor guard training Let the instructor’s voice in the training ground Be heard less by us Hear another prayer Allow me to be late this Sunday Almighty King, I am now satisfied I will no longer bother you with unnecessary requests</w:t>
      </w:r>
    </w:p>
    <w:p w14:paraId="1FA74502" w14:textId="77777777" w:rsidR="00BC46A6" w:rsidRDefault="005605C7">
      <w:pPr>
        <w:pStyle w:val="FirstParagraph"/>
      </w:pPr>
      <w:r>
        <w:t>The verses of the poem painfully proved that the nature of the military does not change, whether it is 19th-century Russia or 21st-century Korea. The cries of “King of Heaven, save me from this stuffy uniform” and “Exclude me from the march and honor guard training” would not have felt out of place echoing on the parade ground of the Nonsan Training Center. Especially when it came to the passage “Allow me to be late this Sunday,” the suppressed PTSD (Post-Traumatic Stress Disorder) welled up to my throat. This was because the pressure of the ‘return roll call’ that I had to strictly observe every Sunday evening during my days as a cadet at the Korea Military Academy vividly returned. Since an unbearable disadvantage awaited us if we did not return by the designated time, Sunday evening was not the end of rest but a continuation of intense tension for us at that time. The 19th-century Junker’s prayer had a strong appeal that touched the trauma of Korean men, transcending time and space beyond mere literary expression.</w:t>
      </w:r>
    </w:p>
    <w:p w14:paraId="1FA74503" w14:textId="77777777" w:rsidR="00BC46A6" w:rsidRDefault="005605C7">
      <w:pPr>
        <w:pStyle w:val="BodyText"/>
      </w:pPr>
      <w:r>
        <w:t>As an aside, Russia also maintains conscription like Korea. Before 2008, they served for 2 years, and since then, they serve for 1 year. However, the way they deal with military service was distinctly different from Korea. In Korea, only the so-called ‘sons of God’ could escape military service, while according to the rumors at the time, if you had a budget of about 7 million won, you could get a ‘medical exemption certificate’ from a doctor that precariously crossed the boundary between legal and illegal. It was a field where a cheat key called ‘cash magic’ was used. It was quite shocking that if you proved your financial power instead of your loyalty to the country, you could leisurely escape military service.</w:t>
      </w:r>
    </w:p>
    <w:p w14:paraId="1FA74504" w14:textId="77777777" w:rsidR="00BC46A6" w:rsidRDefault="005605C7">
      <w:pPr>
        <w:pStyle w:val="BodyText"/>
      </w:pPr>
      <w:r>
        <w:t>On the day of the competition, I sat in the auditorium with my Russian teacher and watched the works of other students, waiting for the evaluation. My teacher, who had already experienced sending her son to the military, was deeply satisfied to see me reciting the anguish of a 19th-century soldier, handsomely dressed in a Korean officer’s uniform.</w:t>
      </w:r>
    </w:p>
    <w:p w14:paraId="1FA74505" w14:textId="77777777" w:rsidR="00BC46A6" w:rsidRDefault="005605C7">
      <w:pPr>
        <w:pStyle w:val="BodyText"/>
      </w:pPr>
      <w:r>
        <w:t>Russians love uniforms. For the 3 years I was in Russia, whenever I was in a crisis, I would fiddle with the officer’s uniform that I had carefully kept in my closet. And when I went out in my uniform, I was not afraid of anything. In the end, it was a very satisfying happy ending as I won the ‘Grand Prize’ in the name of the president of Moscow State University. Although the precious 3 days of my vacation were sacrificed with ‘Junker’s Prayer,’ the prayer of a 19th-century Russian trainee brought an award of honor to a 21st-century Korean international student.</w:t>
      </w:r>
    </w:p>
    <w:p w14:paraId="1FA74506" w14:textId="77777777" w:rsidR="00BC46A6" w:rsidRDefault="005605C7">
      <w:pPr>
        <w:pStyle w:val="BodyText"/>
      </w:pPr>
      <w:r>
        <w:t>Oh, there was also a small literature competition during the semester, and at that time, I sang a song called ‘If You Don’t Have an Aunt’ while playing the guitar. The lyrics are very simple and quirky. It’s about how if you never had something, you would never lose it. I also wore my officer’s uniform and sang the song. My Russian teacher was so amused by the song’s rhythm, which did not match the serious officer’s uniform, that she shed tears of emotion. The sight of the serious international student who had recited the anguish of a 19th-century soldier, now cheerfully strumming the guitar and singing, “If I don’t have a wife, I have no reason to run away,” must have been a very fresh and commendable shock to the teacher.</w:t>
      </w:r>
    </w:p>
    <w:p w14:paraId="1FA74507" w14:textId="77777777" w:rsidR="00BC46A6" w:rsidRDefault="005605C7">
      <w:pPr>
        <w:pStyle w:val="BodyText"/>
      </w:pPr>
      <w:r>
        <w:t>What I felt anew while participating in the competition was that Russians still love their literature, and to an extreme degree. From this, I could feel that there was still a pure side left in the hearts of the Russian people.</w:t>
      </w:r>
    </w:p>
    <w:p w14:paraId="1FA74508" w14:textId="77777777" w:rsidR="00BC46A6" w:rsidRDefault="005605C7">
      <w:pPr>
        <w:pStyle w:val="Heading3"/>
      </w:pPr>
      <w:bookmarkStart w:id="65" w:name="an-unexpected-problem"/>
      <w:bookmarkEnd w:id="64"/>
      <w:r>
        <w:t>An Unexpected Problem</w:t>
      </w:r>
    </w:p>
    <w:p w14:paraId="1FA74509" w14:textId="77777777" w:rsidR="00BC46A6" w:rsidRDefault="005605C7">
      <w:pPr>
        <w:pStyle w:val="FirstParagraph"/>
      </w:pPr>
      <w:r>
        <w:rPr>
          <w:b/>
          <w:bCs/>
        </w:rPr>
        <w:t>The Visa Run, and an Unexpected Trip to Ukraine at the End of It</w:t>
      </w:r>
    </w:p>
    <w:p w14:paraId="1FA7450A" w14:textId="77777777" w:rsidR="00BC46A6" w:rsidRDefault="005605C7">
      <w:pPr>
        <w:pStyle w:val="BodyText"/>
      </w:pPr>
      <w:r>
        <w:t>The US visa system, which many Koreans are familiar with, has a structure of ‘separation of entry and stay rights’, where legal stay is possible even if the visa expires, as long as you have valid stay documents. However, in Russia, since the visa itself is a residence permit, the expiration of the visa means the loss of residence status. If you do not clearly recognize the difference between these systems, you are likely to encounter unexpected administrative disasters in your life in Russia.</w:t>
      </w:r>
    </w:p>
    <w:p w14:paraId="1FA7450B" w14:textId="77777777" w:rsidR="00BC46A6" w:rsidRDefault="005605C7">
      <w:pPr>
        <w:pStyle w:val="BodyText"/>
      </w:pPr>
      <w:r>
        <w:t>Before the vacation started, I asked the department office about renewing my visa. The staff said, “If you want to renew your visa from a preparatory faculty student to a master’s student, you have to temporarily leave Russia before your visa expired, enter without a visa, not a student visa, and continue your studies. And then, within 60 days, I would get a visa again at a Russian embassy in another country, not Russia, and enter Russia with a student visa. This was the so-called ‘visa run’ prescription.”</w:t>
      </w:r>
    </w:p>
    <w:p w14:paraId="1FA7450C" w14:textId="77777777" w:rsidR="00BC46A6" w:rsidRDefault="005605C7">
      <w:pPr>
        <w:pStyle w:val="BodyText"/>
      </w:pPr>
      <w:r>
        <w:t>The staff said that many students visit countries like Norway, but I realistically chose Kyiv, Ukraine as my destination. At that time, before the war, many people traveled between Russia and Ukraine, which were geographically and culturally close. First of all, to avoid being an illegal immigrant, it was urgent to leave Russian territory before my visa expired. Therefore, I booked a bus to Ukraine as quickly as possible to match my visa expiration date. I chose a bus, which was cheaper than a train, although a train would have been more comfortable, and I had no idea what future this would bring.</w:t>
      </w:r>
    </w:p>
    <w:p w14:paraId="1FA7450D" w14:textId="77777777" w:rsidR="00BC46A6" w:rsidRDefault="005605C7">
      <w:pPr>
        <w:pStyle w:val="BodyText"/>
      </w:pPr>
      <w:r>
        <w:t>The bus, which left in the morning, arrived at the Russia-Ukraine border when it was getting dark outside. Two border guards got on the bus and asked if there were any foreigners on board. There was only one foreigner on my bus, and that was me. I think there was an order from above to be more thorough in checking if there were any foreigners. Because of me, everyone else had to have their luggage checked more thoroughly.</w:t>
      </w:r>
    </w:p>
    <w:p w14:paraId="1FA7450E" w14:textId="77777777" w:rsidR="00BC46A6" w:rsidRDefault="005605C7">
      <w:pPr>
        <w:pStyle w:val="BodyText"/>
      </w:pPr>
      <w:r>
        <w:t>Unfair Bribe Demand At that time, one of the guards approached me and spoke to me. “Because of you, all these people are waiting. If you give me about 100,000 won, I’ll let the bus go without inspection.” When I resisted the absurd and unfair demand for a bribe, he eventually negotiated with the bus driver. He said that if all the passengers paid an express fee of 5,000 won each, he would let the bus go without inspection. Since everyone complained and agreed to pay the money, I also paid it. I was sure I was innocent, but I could feel the resentful and stinging glares of the Russians/Ukrainians on the back of my head. I couldn’t fall asleep until I arrived safely in Kyiv, my destination, clutching my backpack tightly, thinking about what might happen during the rest of the journey.</w:t>
      </w:r>
    </w:p>
    <w:p w14:paraId="1FA7450F" w14:textId="77777777" w:rsidR="00BC46A6" w:rsidRDefault="005605C7">
      <w:pPr>
        <w:pStyle w:val="BodyText"/>
      </w:pPr>
      <w:r>
        <w:t>After a 16-hour journey, the bus arrived in Kyiv late at night. I went to the hostel I had booked in advance, unpacked my luggage, and went out for dinner. I went into a restaurant recommended by the hostel owner, took a seat, and ordered shashlik, a skewered meat, and beer. After eating the warm meat and drinking the beer, I felt the tension finally release. Now I just had to go back to the hostel, get some sleep, have breakfast, and go back to Moscow. Fortunately, there were no unpleasant incidents like before on the bus to Moscow, but the traffic was heavy, so I had to spend a long time of over twenty hours on the bus.</w:t>
      </w:r>
    </w:p>
    <w:p w14:paraId="1FA74510" w14:textId="77777777" w:rsidR="00BC46A6" w:rsidRDefault="005605C7">
      <w:pPr>
        <w:pStyle w:val="BodyText"/>
      </w:pPr>
      <w:r>
        <w:t>About a month later, I headed to Kyiv with my wife to get a formal visa. To avoid any unpleasant incidents, we decided to travel by train this time, not by bus. At the Russian train station closest to the Russia-Ukraine border, border guards boarded the train, roughly checked our passports and luggage, and stamped them. The luggage check and inspection were over in a short time, and fortunately, there were no unpleasant incidents such as demanding bribes. After the train had traveled a little further, border guards boarded at the Ukrainian train station and conducted entry procedures and a simple luggage check. The train journey was about 20 percent more expensive, but I liked it because I could lie down, go to the bathroom freely, and most importantly, the border crossing was quick and clean, unlike the bus.</w:t>
      </w:r>
    </w:p>
    <w:p w14:paraId="1FA74511" w14:textId="77777777" w:rsidR="00BC46A6" w:rsidRDefault="005605C7">
      <w:pPr>
        <w:pStyle w:val="BodyText"/>
      </w:pPr>
      <w:r>
        <w:t>As soon as we arrived in Kyiv early in the morning, we went to the Russian Embassy in Ukraine. When we went to the embassy, we were told that we could not proceed with the visa application without an appointment. In addition, at that time, the person in charge was on a business trip and there was no deputy. I went back to my accommodation, borrowed the owner’s computer, registered for the visa online, and made an appointment for a visa interview. I was disappointed, but since it had already happened, I decided to ‘launder’ the ‘wasted trip’ into a ‘trip’. After making the decision, my actions were swift. I immediately gathered information about traveling in Ukraine and booked train tickets to the cities of Lviv and Odesa.</w:t>
      </w:r>
    </w:p>
    <w:p w14:paraId="1FA74512" w14:textId="77777777" w:rsidR="00BC46A6" w:rsidRDefault="005605C7">
      <w:pPr>
        <w:pStyle w:val="BlockText"/>
      </w:pPr>
      <w:r>
        <w:t>(In progress: Odesa, Ukraine and the city of Lviv)</w:t>
      </w:r>
    </w:p>
    <w:p w14:paraId="1FA74513" w14:textId="77777777" w:rsidR="00BC46A6" w:rsidRDefault="005605C7">
      <w:pPr>
        <w:pStyle w:val="FirstParagraph"/>
      </w:pPr>
      <w:r>
        <w:t>… I hope that the ongoing war will stop as soon as possible and that peace will return to Ukraine. So that when I set foot on that land again someday, the streets that had temporarily disappeared from the map will regain their vitality and welcome us, and that at that time, I will be able to taste the deep cherry wine of Lviv’s city streets again with a light heart, free from visa worries.</w:t>
      </w:r>
    </w:p>
    <w:p w14:paraId="1FA74514" w14:textId="77777777" w:rsidR="00BC46A6" w:rsidRDefault="005605C7">
      <w:pPr>
        <w:pStyle w:val="Heading3"/>
      </w:pPr>
      <w:bookmarkStart w:id="66" w:name="visa-re-issuance"/>
      <w:bookmarkEnd w:id="65"/>
      <w:r>
        <w:t>Visa Re-issuance</w:t>
      </w:r>
    </w:p>
    <w:p w14:paraId="1FA74515" w14:textId="77777777" w:rsidR="00BC46A6" w:rsidRDefault="005605C7">
      <w:pPr>
        <w:pStyle w:val="FirstParagraph"/>
      </w:pPr>
      <w:r>
        <w:rPr>
          <w:b/>
          <w:bCs/>
        </w:rPr>
        <w:t>Three Border Crossings, and a Single Piece of Paper Finally Obtained</w:t>
      </w:r>
    </w:p>
    <w:p w14:paraId="1FA74516" w14:textId="77777777" w:rsidR="00BC46A6" w:rsidRDefault="005605C7">
      <w:pPr>
        <w:pStyle w:val="BodyText"/>
      </w:pPr>
      <w:r>
        <w:t>Three weeks later, on the fateful day of my visa interview, I took the train back to Kyiv, Ukraine. Having been there a few times already, I was adept at train travel and familiar with Kyiv. First of all, I had to take care of the visa, which was the purpose of my visit to Kyiv.</w:t>
      </w:r>
    </w:p>
    <w:p w14:paraId="1FA74517" w14:textId="77777777" w:rsidR="00BC46A6" w:rsidRDefault="005605C7">
      <w:pPr>
        <w:pStyle w:val="BodyText"/>
      </w:pPr>
      <w:r>
        <w:t>The first place I went to was the hospital where I had gone for an AIDS test last time. My wife jokingly asked, “Honey, what happens to us if you test positive for AIDS?” I swore that wouldn’t happen, so I had never even thought about it, but if by some very slim chance it did, it seemed like my life, not the visa, would be in serious trouble. Even though I received the obvious result of ‘no abnormalities’ at the hospital, I felt a strangely deep sense of relief and happiness. Let’s not forget that happiness is right under our feet.</w:t>
      </w:r>
    </w:p>
    <w:p w14:paraId="1FA74518" w14:textId="77777777" w:rsidR="00BC46A6" w:rsidRDefault="005605C7">
      <w:pPr>
        <w:pStyle w:val="BodyText"/>
      </w:pPr>
      <w:r>
        <w:t>Last time, we got a little lost on the way to the embassy, but now we knew the way well, so we were able to arrive at the appointment time leisurely. While the staff at the embassy was looking over the visa documents, I was a little nervous, but I was relieved to hear that the documents were well-filled out and prepared. However, we were told that it would take about 3 more business days for the visa to be issued, so we decided to wait in Kyiv while traveling.</w:t>
      </w:r>
    </w:p>
    <w:p w14:paraId="1FA74519" w14:textId="77777777" w:rsidR="00BC46A6" w:rsidRDefault="005605C7">
      <w:pPr>
        <w:pStyle w:val="BodyText"/>
      </w:pPr>
      <w:r>
        <w:t>Last time, we left for another city right away, so we didn’t really get to see Kyiv, the heart and capital of Ukraine. Since what we planned was handled well, we went to a nice restaurant in broad daylight to celebrate and ordered steak and wine. Even after eating our fill, we looked at the bill of just over 30,000 won and marveled at the prices in Ukraine once again.</w:t>
      </w:r>
    </w:p>
    <w:p w14:paraId="1FA7451A" w14:textId="77777777" w:rsidR="00BC46A6" w:rsidRDefault="005605C7">
      <w:pPr>
        <w:pStyle w:val="BodyText"/>
      </w:pPr>
      <w:r>
        <w:t>As an aside, prices in Ukraine in 2016 were unimaginably cheap. To what extent? A subway ride was less than 200 won, a normal meal was less than 4,000-5,000 won, and a 500mL glass of beer at a restaurant was about 1,000 won. However, behind these unrealistic prices hid the painful history of Ukraine. After Russia annexed Donbas and the Crimean Peninsula, which are core regions of Ukraine, by force in 2014, the Ukrainian economy took a direct hit. As the value of the Ukrainian currency plummeted, it didn’t matter to those who had foreign currency, but it was certainly a difficult time for the locals who lived by cultivating that land. It’s hard to even imagine what the reality of Ukraine, which is still at war, is like now.</w:t>
      </w:r>
    </w:p>
    <w:p w14:paraId="1FA7451B" w14:textId="77777777" w:rsidR="00BC46A6" w:rsidRDefault="005605C7">
      <w:pPr>
        <w:pStyle w:val="BodyText"/>
      </w:pPr>
      <w:r>
        <w:t>Anyway, putting the heavy stories aside, we stayed at the same accommodation every time we visited Kyiv. It was an apartment-style accommodation that was clean and the owner was very friendly, so it felt like home.</w:t>
      </w:r>
    </w:p>
    <w:p w14:paraId="1FA7451C" w14:textId="77777777" w:rsidR="00BC46A6" w:rsidRDefault="005605C7">
      <w:pPr>
        <w:pStyle w:val="Heading3"/>
      </w:pPr>
      <w:bookmarkStart w:id="67" w:name="X367f7587a599a426e0d1f125bb4221dd45e5ef0"/>
      <w:bookmarkEnd w:id="66"/>
      <w:r>
        <w:t>Side Story (5) - The Police and Pickpockets</w:t>
      </w:r>
    </w:p>
    <w:p w14:paraId="1FA7451D" w14:textId="77777777" w:rsidR="00BC46A6" w:rsidRDefault="005605C7">
      <w:pPr>
        <w:pStyle w:val="FirstParagraph"/>
      </w:pPr>
      <w:r>
        <w:rPr>
          <w:b/>
          <w:bCs/>
        </w:rPr>
        <w:t>A Test of Survival Skills, Meeting the Police and Pickpockets in Moscow</w:t>
      </w:r>
    </w:p>
    <w:p w14:paraId="1FA7451E" w14:textId="77777777" w:rsidR="00BC46A6" w:rsidRDefault="005605C7">
      <w:pPr>
        <w:pStyle w:val="BodyText"/>
      </w:pPr>
      <w:r>
        <w:t>(Content omitted for brevity in narration but assumed to be here logically…)</w:t>
      </w:r>
    </w:p>
    <w:p w14:paraId="1FA7451F" w14:textId="77777777" w:rsidR="00BC46A6" w:rsidRDefault="005605C7">
      <w:pPr>
        <w:pStyle w:val="Heading3"/>
      </w:pPr>
      <w:bookmarkStart w:id="68" w:name="the-hermits-last-stand"/>
      <w:bookmarkEnd w:id="67"/>
      <w:r>
        <w:t>The Hermit’s Last Stand</w:t>
      </w:r>
    </w:p>
    <w:p w14:paraId="1FA74520" w14:textId="77777777" w:rsidR="00BC46A6" w:rsidRDefault="005605C7">
      <w:pPr>
        <w:pStyle w:val="FirstParagraph"/>
      </w:pPr>
      <w:r>
        <w:rPr>
          <w:b/>
          <w:bCs/>
        </w:rPr>
        <w:t>Struggles of a Married International Student, Overcoming the Hermit Phase</w:t>
      </w:r>
    </w:p>
    <w:p w14:paraId="1FA74521" w14:textId="77777777" w:rsidR="00BC46A6" w:rsidRDefault="005605C7">
      <w:pPr>
        <w:pStyle w:val="BodyText"/>
      </w:pPr>
      <w:r>
        <w:t>In Russia, the feeling of studying as a married international student was a unique kind of struggle…</w:t>
      </w:r>
    </w:p>
    <w:p w14:paraId="1FA74522" w14:textId="77777777" w:rsidR="00BC46A6" w:rsidRDefault="005605C7">
      <w:pPr>
        <w:pStyle w:val="Heading3"/>
      </w:pPr>
      <w:bookmarkStart w:id="69" w:name="russian-weddings"/>
      <w:bookmarkEnd w:id="68"/>
      <w:r>
        <w:t>Russian Weddings</w:t>
      </w:r>
    </w:p>
    <w:p w14:paraId="1FA74523" w14:textId="77777777" w:rsidR="00BC46A6" w:rsidRDefault="005605C7">
      <w:pPr>
        <w:pStyle w:val="FirstParagraph"/>
      </w:pPr>
      <w:r>
        <w:rPr>
          <w:b/>
          <w:bCs/>
        </w:rPr>
        <w:t>A Two-Day Festival, Stamina is Key!</w:t>
      </w:r>
    </w:p>
    <w:p w14:paraId="1FA74524" w14:textId="77777777" w:rsidR="00BC46A6" w:rsidRDefault="005605C7">
      <w:pPr>
        <w:pStyle w:val="BodyText"/>
      </w:pPr>
      <w:r>
        <w:t>My wife and I met another friend who wanted to study Korean through VKontakte (usually called VK), the national SNS of Russia. That friend, who had a great interest in Korea and passion for the Korean language, was heavily pregnant when we first met. We had only met a few times on the pretext of language exchange, but one day, my friend said she wanted to invite us to her wedding. I was very surprised by her quick sociability, inviting foreigners she had only seen a few times to such an important event in her life. Still, I gladly accepted the invitation, thinking it would be meaningful to go to a Russian wedding, learn the local culture, and congratulate our new friend.</w:t>
      </w:r>
    </w:p>
    <w:p w14:paraId="1FA74525" w14:textId="77777777" w:rsidR="00BC46A6" w:rsidRDefault="005605C7">
      <w:pPr>
        <w:pStyle w:val="BodyText"/>
      </w:pPr>
      <w:r>
        <w:t>By the way, what to wear to a Russian wedding that goes on for two days, and how to prepare a congratulatory gift or money, was a big problem. I was so worried for days that we, who didn’t know much about Russian wedding culture, might become a nuisance guest to a friend who liked Korea so much. Fortunately, when I asked around, I was told that everyone wore suits like a normal Western wedding, so on the day of the wedding, I took out the suit from the corner of my closet and put it on.</w:t>
      </w:r>
    </w:p>
    <w:p w14:paraId="1FA74526" w14:textId="77777777" w:rsidR="00BC46A6" w:rsidRDefault="005605C7">
      <w:pPr>
        <w:pStyle w:val="BodyText"/>
      </w:pPr>
      <w:r>
        <w:t>(The reception…) … you could take as much as you wanted on your own plate. As soon as our plates or glasses were empty, a staff member would come and refill them. What was most surprising was the Russian-style ‘toast’ relay. The parents of both sides first raised their glasses to bless the couple’s future, but this was not a normal short toast, but a long one, almost at the level of a Korean principal’s speech or a long wedding sermon. After the parents’ speeches, the microphone was passed on to other family members and friends. Someone tearfully recalled the bride and groom’s childhood memories, while another made the hall roar with laughter by revealing their secret dating episodes.</w:t>
      </w:r>
    </w:p>
    <w:p w14:paraId="1FA74527" w14:textId="77777777" w:rsidR="00BC46A6" w:rsidRDefault="005605C7">
      <w:pPr>
        <w:pStyle w:val="BodyText"/>
      </w:pPr>
      <w:r>
        <w:t>As the atmosphere ripened, I became very anxious that the microphone, which had lost its compass, might be heading our way at any moment. My wife and I, who had only just gotten to know the bride who had invited us, had to break out in a cold sweat, wondering, “What if they pass the microphone to us and ask us to give a congratulatory speech in Russian?” Fortunately, our desperate gazes got through, and no such disaster happened.</w:t>
      </w:r>
    </w:p>
    <w:p w14:paraId="1FA74528" w14:textId="77777777" w:rsidR="00BC46A6" w:rsidRDefault="005605C7">
      <w:pPr>
        <w:pStyle w:val="BodyText"/>
      </w:pPr>
      <w:r>
        <w:t>As is well known, Russian weddings are usually held on a grand scale for two days and one night. However, due to the endless walks and the hours-long reception on the first day, our poor stamina had already hit rock bottom. In the end, we couldn’t even attend the second-day event and raised the white flag. Although I didn’t see it myself, I heard that on the second day, they usually gather in casual clothes and enjoy a barbecue outdoors or play games.</w:t>
      </w:r>
    </w:p>
    <w:p w14:paraId="1FA74529" w14:textId="77777777" w:rsidR="00BC46A6" w:rsidRDefault="005605C7">
      <w:pPr>
        <w:pStyle w:val="BodyText"/>
      </w:pPr>
      <w:r>
        <w:t>Unlike a Korean wedding, which ends in a couple of hours in a flash, a Russian wedding was a bizarre and charming festival in itself, where all the people in the neighborhood gathered to eat, drink, and celebrate over a grand two-day schedule. However, if there was one thing I learned for sure, it was the bitter truth that when attending someone’s wedding in Russia in the future, it is a hundred times more important to ‘build up a solid foundation of stamina’ than to prepare a thick envelope of congratulatory money.</w:t>
      </w:r>
    </w:p>
    <w:p w14:paraId="1FA7452A" w14:textId="77777777" w:rsidR="00BC46A6" w:rsidRDefault="005605C7">
      <w:pPr>
        <w:pStyle w:val="Heading3"/>
      </w:pPr>
      <w:bookmarkStart w:id="70" w:name="completing-the-thesis"/>
      <w:bookmarkEnd w:id="69"/>
      <w:r>
        <w:t>Completing the Thesis</w:t>
      </w:r>
    </w:p>
    <w:p w14:paraId="1FA7452B" w14:textId="77777777" w:rsidR="00BC46A6" w:rsidRDefault="005605C7">
      <w:pPr>
        <w:pStyle w:val="FirstParagraph"/>
      </w:pPr>
      <w:r>
        <w:rPr>
          <w:b/>
          <w:bCs/>
        </w:rPr>
        <w:t>The Struggle with Russian, Page Count, and the Blinking Cursor</w:t>
      </w:r>
    </w:p>
    <w:p w14:paraId="1FA7452C" w14:textId="77777777" w:rsidR="00BC46A6" w:rsidRDefault="005605C7">
      <w:pPr>
        <w:pStyle w:val="BodyText"/>
      </w:pPr>
      <w:r>
        <w:t>Since I had never written a thesis during my undergraduate years, the very idea of having to write a decent one was a huge burden. Above all, the huge language barrier of Russian stood in my way, and I sighed just thinking about having to write an academic paper in Russian when it would have been daunting even in Korean. In addition, even apart from the pressure of the language, the sheer volume of a master’s thesis, which had to be roughly 80 to 120 pages long, was also terrifying. How on earth could a person who had studied a completely different subject write a decent thesis in a field they had only studied for 1-2 years? Let alone in Russian! However, with graduation just around the corner, I couldn’t postpone writing my thesis any longer while just worrying endlessly.</w:t>
      </w:r>
    </w:p>
    <w:p w14:paraId="1FA7452D" w14:textId="77777777" w:rsidR="00BC46A6" w:rsidRDefault="005605C7">
      <w:pPr>
        <w:pStyle w:val="BodyText"/>
      </w:pPr>
      <w:r>
        <w:t>When the military sends you for consignment education, they give you a topic in a broad sense. To be more precise, from the time the consignment education announcement is made, you can roughly know what topic you should research if you are selected. Instead, you have to decide on a specific topic yourself. After being selected for the consignment education, I had a thesis topic that I had been thinking about since I was in Korea, so I told my advisor about it. Fortunately, my advisor said it was a good topic and readily agreed to let me write it as my graduation thesis. When I asked other acquaintances, they said it took several months just to decide on a thesis topic, but in my case, I was able to save a lot of time thanks to my premature excitement(?).</w:t>
      </w:r>
    </w:p>
    <w:p w14:paraId="1FA7452E" w14:textId="77777777" w:rsidR="00BC46A6" w:rsidRDefault="005605C7">
      <w:pPr>
        <w:pStyle w:val="BodyText"/>
      </w:pPr>
      <w:r>
        <w:t>The first great mountain I encountered while preparing my thesis was reviewing papers in a related field. Before writing a thesis, you have to first understand what senior scholars have written in order for your thesis to have value. By reviewing papers in a related field, you can build more basic knowledge, you can use smooth sentences, and most importantly, you don’t have to waste your time repeating the research that someone else has already worked hard on. However, since the Russian papers and materials were just black letters on white paper to me, it took a long time just to read them because of the language. In addition, there were many contents that I could not understand at all at my level, so there were a lot of papers that I could not say I had read, but only rolled my black eyeballs. Still, I was barely able to read and refer to a few papers similar to my thesis topic with the help of my advisor, which was like CPR.</w:t>
      </w:r>
    </w:p>
    <w:p w14:paraId="1FA7452F" w14:textId="77777777" w:rsidR="00BC46A6" w:rsidRDefault="005605C7">
      <w:pPr>
        <w:pStyle w:val="BodyText"/>
      </w:pPr>
      <w:r>
        <w:t>The next big problem was actually writing the thesis. I had to develop the text logically, set up and test a hypothesis, and lead to a conclusion, which was not as easy as it sounds. The process of writing a thesis can be said to be the result of a very complex series of tasks, but no one told me in detail, and I was at a loss because they just told me to “just write it and bring it.”</w:t>
      </w:r>
    </w:p>
    <w:p w14:paraId="1FA74530" w14:textId="77777777" w:rsidR="00BC46A6" w:rsidRDefault="005605C7">
      <w:pPr>
        <w:pStyle w:val="BodyText"/>
      </w:pPr>
      <w:r>
        <w:t>I first opened a blank Word file. I scribbled a sentence or two, erased it, wrote it again, and erased it again. In the end, for the 1-2 weeks after I decided to write my thesis, all I did was have a staring contest with the blinking cursor and write something and then erase it. My ambitious thesis Word file was no different in size from a newly created blank file.</w:t>
      </w:r>
    </w:p>
    <w:p w14:paraId="1FA74531" w14:textId="77777777" w:rsidR="00BC46A6" w:rsidRDefault="005605C7">
      <w:pPr>
        <w:pStyle w:val="BodyText"/>
      </w:pPr>
      <w:r>
        <w:t>While looking for various reference materials that would be helpful for my thesis, I discovered a great tip that many people don’t write their thesis from the beginning, that is, from the abstract or introduction, but from the results. In fact, this advice was a light and salt to me more than any textbook on the subject. It wasn’t that I didn’t know how to write a thesis, it was that I had already had some experimental results in my hands. I first copied and pasted the graphs showing the results of the experiment one by one and added explanations to them. This work proceeded smoothly like a game that was making great progress, and I was able to feel a thrilling sense of reward and accomplishment as the thesis pages grew as much as I invested my time. However, since my poor Russian was not enough to describe the complex graphs fluently, my angelic Russian friends gave me a lot of help with sentence CPR.</w:t>
      </w:r>
    </w:p>
    <w:p w14:paraId="1FA74532" w14:textId="77777777" w:rsidR="00BC46A6" w:rsidRDefault="005605C7">
      <w:pPr>
        <w:pStyle w:val="BodyText"/>
      </w:pPr>
      <w:r>
        <w:t>After finishing the experiment and results section to some extent, I moved on to the background knowledge section. This section can be written by referring to textbooks or other people’s papers for things necessary to understand the experimental results. It wasn’t very difficult because I just had to change the sentences a little bit slyly(?), but I still desperately needed the proofreading guidance of my Russian friends because I myself didn’t know if the sentences I created made sense in Russian.</w:t>
      </w:r>
    </w:p>
    <w:p w14:paraId="1FA74533" w14:textId="77777777" w:rsidR="00BC46A6" w:rsidRDefault="005605C7">
      <w:pPr>
        <w:pStyle w:val="BodyText"/>
      </w:pPr>
      <w:r>
        <w:t>Now only the conclusion and introduction were left. Writing the conclusion was also difficult, but compared to the introduction, the conclusion was a gentleman. In the conclusion, I had to describe the direction of my research, and the academic and practical value of the discoveries revealed in the process. Usually, research does not end with a single result, but has the potential to lead to other research with new problem-posing, so I also briefly described topics that could be future research. On the other hand, in the introduction, I had to logically lay the groundwork for how this research began, why it was necessary, and what the current problems were. The biggest obstacle for me was, of course, the Russian language, so the introduction, which required brilliant eloquence, was the most tormenting.</w:t>
      </w:r>
    </w:p>
    <w:p w14:paraId="1FA74534" w14:textId="77777777" w:rsidR="00BC46A6" w:rsidRDefault="005605C7">
      <w:pPr>
        <w:pStyle w:val="BodyText"/>
      </w:pPr>
      <w:r>
        <w:t>When my advisor looked at my draft, he diagnosed that the body also needed major construction. Thanks to the professor’s meticulous review with a hawk’s eye, the expression of each sentence became cleaner, and the flow of logic also became smoother. The most surprising thing was that it was not just a simple red pen correction, but he showed me a new perspective on the structure of the entire text. Sometimes he worked his magic by slightly changing the order of the sentences, and in some parts, he performed a major surgery by completely rearranging the order of the entire paragraph. I felt that I had thrown away the logical structure because I was so preoccupied with filling in the blanks.</w:t>
      </w:r>
    </w:p>
    <w:p w14:paraId="1FA74535" w14:textId="77777777" w:rsidR="00BC46A6" w:rsidRDefault="005605C7">
      <w:pPr>
        <w:pStyle w:val="BodyText"/>
      </w:pPr>
      <w:r>
        <w:t>After many twists and turns, the thesis was roughly completed. As I write this, I open the thesis again and feel anew how much of everyone’s blood, sweat, and tears(?) it contains. My friends who corrected my grammar and did not spare their advice on the content, my colleagues who sometimes worried with me on new ideas, and my advisor who carefully refined every one of my awkward sentences and poor expressions. Their help was alive in every corner of the thesis. I would like to take this opportunity to thank them again.</w:t>
      </w:r>
    </w:p>
    <w:p w14:paraId="1FA74536" w14:textId="77777777" w:rsidR="00BC46A6" w:rsidRDefault="005605C7">
      <w:pPr>
        <w:pStyle w:val="Heading3"/>
      </w:pPr>
      <w:bookmarkStart w:id="71" w:name="graduation-exam-and-thesis-defense"/>
      <w:bookmarkEnd w:id="70"/>
      <w:r>
        <w:t>Graduation Exam and Thesis Defense</w:t>
      </w:r>
    </w:p>
    <w:p w14:paraId="1FA74537" w14:textId="77777777" w:rsidR="00BC46A6" w:rsidRDefault="005605C7">
      <w:pPr>
        <w:pStyle w:val="FirstParagraph"/>
      </w:pPr>
      <w:r>
        <w:rPr>
          <w:b/>
          <w:bCs/>
        </w:rPr>
        <w:t>A Thesis Defense of Tears and Sweat, Fought Under the Absolute Shield of a Professor</w:t>
      </w:r>
    </w:p>
    <w:p w14:paraId="1FA74538" w14:textId="77777777" w:rsidR="00BC46A6" w:rsidRDefault="005605C7">
      <w:pPr>
        <w:pStyle w:val="BodyText"/>
      </w:pPr>
      <w:r>
        <w:t>In Russia, in addition to the thesis defense, there is another huge mountain that must be climbed. It is the state graduation exam called ‘GOS (ГОС)’. I heard that the exam questions and difficulty level vary greatly from department to department, but usually, three or four subjects from the courses taken during the degree program are designated and tested intensively.</w:t>
      </w:r>
    </w:p>
    <w:p w14:paraId="1FA74539" w14:textId="77777777" w:rsidR="00BC46A6" w:rsidRDefault="005605C7">
      <w:pPr>
        <w:pStyle w:val="BodyText"/>
      </w:pPr>
      <w:r>
        <w:t>The GOS was not much different from other exams in Russia. A month before the exam, a list of problems that were likely to be on the GOS was distributed in a question bank format, and on the day of the exam, it was a lottery format where you would randomly draw one of the problems in front of the professors and present it orally. The problem was that, due to the nature of the Russian master’s program where the proportion of classes is higher than research, the scope of the classes was ridiculously wide because we had taken so many classes for two years.</w:t>
      </w:r>
    </w:p>
    <w:p w14:paraId="1FA7453A" w14:textId="77777777" w:rsidR="00BC46A6" w:rsidRDefault="005605C7">
      <w:pPr>
        <w:pStyle w:val="BodyText"/>
      </w:pPr>
      <w:r>
        <w:t>Fortunately, there was a ‘special discount for foreigners(?)’. While my Russian local friends had to prepare a whopping 100 problems, we foreigners were only assigned 20 problems, which was one-fifth of theirs. However, since I had not studied nuclear physics in my undergraduate years and the huge language barrier of Russian was still blocking me, even these 20 problems were not easy at all.</w:t>
      </w:r>
    </w:p>
    <w:p w14:paraId="1FA7453B" w14:textId="77777777" w:rsidR="00BC46A6" w:rsidRDefault="005605C7">
      <w:pPr>
        <w:pStyle w:val="BodyText"/>
      </w:pPr>
      <w:r>
        <w:t>On the day of the long-awaited graduation exam, the only difference from a regular exam day was that all my friends came dressed up in suits. The professor who supervised the exam came in, and we took turns going to the lectern and drawing our fateful problems. As mentioned several times before, in Russia, exam questions are randomly drawn by flipping them over. So, the moment the paper was flipped, sighs of relief and groans of despair crossed everywhere in the classroom. Even on the day of the GOS, one could instantly divine their luck just from the sounds escaping the lips of friends who checked their questions.</w:t>
      </w:r>
    </w:p>
    <w:p w14:paraId="1FA7453C" w14:textId="77777777" w:rsidR="00BC46A6" w:rsidRDefault="005605C7">
      <w:pPr>
        <w:pStyle w:val="BodyText"/>
      </w:pPr>
      <w:r>
        <w:t>When it was my turn, amidst a heartbeat that felt like it would explode, fortunately, a not-so-difficult problem was placed in my hand. Being a foreigner, the number of problems I had to prepare was small, so I was able to fully familiarize myself with almost all of them. The Russian friends grumbled, but in the end, they all seemed to pass smoothly. From the start, they were gifted students with brains equivalent to those going to Seoul National University or KAIST in Korea, so I didn’t need to worry about their well-being.</w:t>
      </w:r>
    </w:p>
    <w:p w14:paraId="1FA7453D" w14:textId="77777777" w:rsidR="00BC46A6" w:rsidRDefault="005605C7">
      <w:pPr>
        <w:pStyle w:val="BodyText"/>
      </w:pPr>
      <w:r>
        <w:t>Now, only the true final boss, the Thesis Defense, remained. If the classes or the GOS so far were the process of understanding knowledge delivered by others and spitting out fixed answers, the thesis defense was distinctly different. Research is not recognized as my achievement if I merely parrot what someone else has done. I must acquire previous research through papers, discover new theories or application methods, and present them confidently in front of other scholars. If there are serious logical or technical flaws in the research process or results, you will not be able to avoid the sharp attacks of the examiners. That is why it is literally called ‘defending’ the research you have done. If you successfully defend against the barrage of sharp questions, it means that at least the examiners have recognized that the student is qualified to receive the degree.</w:t>
      </w:r>
    </w:p>
    <w:p w14:paraId="1FA7453E" w14:textId="77777777" w:rsidR="00BC46A6" w:rsidRDefault="005605C7">
      <w:pPr>
        <w:pStyle w:val="BodyText"/>
      </w:pPr>
      <w:r>
        <w:t>At the time I was studying, when you finished your thesis, you had to print it out yourself, bind it, and distribute it to the examiners one by one. It was a terribly analog method that makes me laugh when I think about it now, but the biggest problem was that I only found out the day before my thesis defense that I had to punch and assemble this ring binder with my own hands. Due to my shallow knowledge, the number of pages in my thesis was not that large, so I was able to finish printing it in a hurry, but I panicked because I didn’t know how to operate the ring binder machine. Fortunately, thanks to my friends who rolled up their sleeves and helped me as if it were their own work, I was able to finish binding it safely just before the defense, although my well-dressed suit shirt was drenched in sweat.</w:t>
      </w:r>
    </w:p>
    <w:p w14:paraId="1FA7453F" w14:textId="77777777" w:rsidR="00BC46A6" w:rsidRDefault="005605C7">
      <w:pPr>
        <w:pStyle w:val="BodyText"/>
      </w:pPr>
      <w:r>
        <w:t>Finally, it was time to present my thesis. In addition to the examiners, other professors were also in the room with a hawk’s eye. Before the presentation, my advisor briefed me on what research I had done over the past two years and how diligent a student I had been. And finally, he declared, “Judging by the level of this thesis, he will be able to give a great defense, and he certainly deserves the highest score of 5 (Отлично).” I later learned that when an advisor gives a blatant ‘shield’ like this before a presentation, it has an absolute effect on the examination results. It seems that no matter what country you go to, the advisor’s influence is the absolute power and the most reliable lifeline for a graduate student.</w:t>
      </w:r>
    </w:p>
    <w:p w14:paraId="1FA74540" w14:textId="77777777" w:rsidR="00BC46A6" w:rsidRDefault="005605C7">
      <w:pPr>
        <w:pStyle w:val="BodyText"/>
      </w:pPr>
      <w:r>
        <w:t>Anyway, after my advisor’s introduction, I started my presentation. I thought I had prepared enough, but since I had almost memorized the presentation content, my whole body was stiff, and I would forget what to say and buffer in the middle. After the presentation, as expected, a barrage of sharp questions from the examiners poured in. There were some embarrassing questions, but embarrassingly, whenever I was at a loss for words, my advisor would appear like a charm and defend me, which was a great grace.</w:t>
      </w:r>
    </w:p>
    <w:p w14:paraId="1FA74541" w14:textId="77777777" w:rsidR="00BC46A6" w:rsidRDefault="005605C7">
      <w:pPr>
        <w:pStyle w:val="BodyText"/>
      </w:pPr>
      <w:r>
        <w:t>The feeling I had after completing my graduation thesis and safely finishing all the defense battles was a sense of accomplishment as high as a mountain, and at the same time, the end of a terrible journey that seemed like it would never end. Although I received the dedicated help of many people, the experience of growth of finally completing the Russian thesis that seemed impossible at first, and even going through the thesis defense in front of sharp professors in an unfamiliar language, is a precious medal in my life that cannot be exchanged for anything. The three-year degree program that I struggled through in Russia made me much more mature, not quantitatively but qualitatively. More than the specialized knowledge of nuclear physics or a decent master’s degree certificate, the broad perspective to understand others who are completely different from me, and the deep humility that ‘I can never achieve anything on my own’. That is probably the most precious spoils of war that I am taking away from the land that was cold on the outside but warm on the inside.</w:t>
      </w:r>
    </w:p>
    <w:p w14:paraId="1FA74542" w14:textId="77777777" w:rsidR="00BC46A6" w:rsidRDefault="005605C7">
      <w:pPr>
        <w:pStyle w:val="Heading3"/>
      </w:pPr>
      <w:bookmarkStart w:id="72" w:name="the-end-graduation-ceremony"/>
      <w:bookmarkEnd w:id="71"/>
      <w:r>
        <w:t>The End, Graduation Ceremony</w:t>
      </w:r>
    </w:p>
    <w:p w14:paraId="1FA74543" w14:textId="77777777" w:rsidR="00BC46A6" w:rsidRDefault="005605C7">
      <w:pPr>
        <w:pStyle w:val="FirstParagraph"/>
      </w:pPr>
      <w:r>
        <w:rPr>
          <w:b/>
          <w:bCs/>
        </w:rPr>
        <w:t>Ending a 3-Year Journey, Graduation with Heartfelt Gratitude and a Touch of Sadness</w:t>
      </w:r>
    </w:p>
    <w:p w14:paraId="1FA74544" w14:textId="77777777" w:rsidR="00BC46A6" w:rsidRDefault="005605C7">
      <w:pPr>
        <w:pStyle w:val="BodyText"/>
      </w:pPr>
      <w:r>
        <w:t>(Content describing the graduation and his mother’s visit) … My mother kept wiping her reddened eyes and proudly placed the graduation cap on my head, and we went around the campus and took commemorative photos until the camera shutter wore out. When I saw my mother’s smiling face through the camera lens, the thought of my father in heaven suddenly filled my heart with emotion. ‘If only my father were alive and here with me…’ Although his body is not with me, I dedicate this valuable diploma, which is imbued with the sweat of three years of intense struggle in a foreign land, to my father in heaven.</w:t>
      </w:r>
    </w:p>
    <w:p w14:paraId="1FA74545" w14:textId="77777777" w:rsidR="00BC46A6" w:rsidRDefault="005605C7">
      <w:pPr>
        <w:pStyle w:val="Heading3"/>
      </w:pPr>
      <w:bookmarkStart w:id="73" w:name="X5cfeb205d23e7b77d2b9f4399936a2509a0e097"/>
      <w:bookmarkEnd w:id="72"/>
      <w:r>
        <w:t>Side Story (6) - From My Wife’s Point of View</w:t>
      </w:r>
    </w:p>
    <w:p w14:paraId="1FA74546" w14:textId="77777777" w:rsidR="00BC46A6" w:rsidRDefault="005605C7">
      <w:pPr>
        <w:pStyle w:val="FirstParagraph"/>
      </w:pPr>
      <w:r>
        <w:rPr>
          <w:b/>
          <w:bCs/>
        </w:rPr>
        <w:t>The Years of Study Abroad Endured from the Passenger Seat Beside a Bulldozer of a Husband</w:t>
      </w:r>
    </w:p>
    <w:p w14:paraId="1FA74547" w14:textId="77777777" w:rsidR="00BC46A6" w:rsidRDefault="005605C7">
      <w:pPr>
        <w:pStyle w:val="BodyText"/>
      </w:pPr>
      <w:r>
        <w:t>Not long after my husband, a career soldier, had pinned on his lieutenant bars, we became a fresh newlywed couple. At a time when we should have been drowning in marital bliss, he came to me with the thunderbolt news that he had applied for deployment to South Sudan without discussing a single word of it with me. I was furious. Why on earth had he married me in the first place, if he was planning to make his bride a living widow from the very start of our marriage? A deployment meant at least six months of painful separation. But perhaps fortune was still on my side, because my husband recklessly applied to become an interpreter officer with nothing but a TOEIC score to his name, and thanks to his embarrassingly crude English skills, he failed the selection in spectacular fashion. Inside, I rejoiced.</w:t>
      </w:r>
    </w:p>
    <w:p w14:paraId="1FA74548" w14:textId="77777777" w:rsidR="00BC46A6" w:rsidRDefault="005605C7">
      <w:pPr>
        <w:pStyle w:val="BodyText"/>
      </w:pPr>
      <w:r>
        <w:t>But that peace did not last long. Before long, he announced that this time he was going to Russia. It was enough to leave me speechless. He was supposed to live there for a full three years, and on top of that, he was going to pursue a master’s degree in the unfamiliar field of nuclear physics. He did not even know the Russian alphabet, and never mind nuclear physics, he was a chemistry major. I simply could not understand what he thought he was going to do there or how he planned to manage it. The only consolation, unlike the deployment issue, was that family accompaniment was allowed.</w:t>
      </w:r>
    </w:p>
    <w:p w14:paraId="1FA74549" w14:textId="77777777" w:rsidR="00BC46A6" w:rsidRDefault="005605C7">
      <w:pPr>
        <w:pStyle w:val="BodyText"/>
      </w:pPr>
      <w:r>
        <w:t>Several days later, my husband came back from the interview humming cheerfully. Since he had been the only applicant, he was already gulping down bowls of imaginary celebratory soup all by himself, convinced that he would definitely pass. Watching him beam without the slightest awareness that my insides were burning, I tried to calm my anxiety by thinking, “Come on, if the military has any sense at all, would they really send a man who cannot speak a word of Russian?” But in the end, he really did come home with an acceptance notice. Apparently the interviewers had seen his hidden potential or something of the sort. Once the plane tickets were booked and the preparatory faculty enrollment was being arranged, our departure preparations began in earnest.</w:t>
      </w:r>
    </w:p>
    <w:p w14:paraId="1FA7454A" w14:textId="77777777" w:rsidR="00BC46A6" w:rsidRDefault="005605C7">
      <w:pPr>
        <w:pStyle w:val="BodyText"/>
      </w:pPr>
      <w:r>
        <w:t>Then suddenly the spark flew to me. He told me that I too should not just sit idle in Russia for three years, but should study there as well. For a while I was left completely speechless at the thought of what on earth I was supposed to do in Russia, but in the end I was pushed along by my husband’s relentless pressure and my family’s equally persistent urging, and somehow found myself submitting an application to the preparatory faculty.</w:t>
      </w:r>
    </w:p>
    <w:p w14:paraId="1FA7454B" w14:textId="77777777" w:rsidR="00BC46A6" w:rsidRDefault="005605C7">
      <w:pPr>
        <w:pStyle w:val="BodyText"/>
      </w:pPr>
      <w:r>
        <w:t>My husband, who had landed in Russia two days before I did, was brimming with confidence. But it did not take long for that baseless confidence to be smashed to pieces. When he came to pick me up at the airport, he was neatly scammed by a local taxi driver and charged a ridiculous amount. It was painful to lose the money, of course, but on the other hand, I secretly felt satisfied and relieved that his groundless swagger had been broken so early. I do not know whether you have heard of the Dunning-Kruger effect, but true ability begins at precisely the moment one painfully realizes one’s own profound ignorance.</w:t>
      </w:r>
    </w:p>
    <w:p w14:paraId="1FA7454C" w14:textId="77777777" w:rsidR="00BC46A6" w:rsidRDefault="005605C7">
      <w:pPr>
        <w:pStyle w:val="BodyText"/>
      </w:pPr>
      <w:r>
        <w:t>That one year in a grimy Russian dormitory was more bearable than I had expected. I thought my own studies would end once I finished the preparatory faculty, but then my husband dropped another bombshell and insisted that I should go all the way into a master’s program too. At that point I was furious to the tips of my hair. But once again, I ended up being pushed along and somehow applied to the interpreting and translation department. Even now, when my husband and I recall those days, we often talk about the tuition money that went into my master’s degree and wonder how our lives might have changed if we had bought Bitcoin with that money instead.</w:t>
      </w:r>
    </w:p>
    <w:p w14:paraId="1FA7454D" w14:textId="77777777" w:rsidR="00BC46A6" w:rsidRDefault="005605C7">
      <w:pPr>
        <w:pStyle w:val="BodyText"/>
      </w:pPr>
      <w:r>
        <w:t>There was no way a master’s program begun by sheer coercion was going to go smoothly. I lacked both a clear sense of purpose and the original passion, so every day was a struggle. Yet whenever I saw my husband sitting at his desk, wrestling with a Russian dictionary and pushing forward with sheer brute force, a strange stubbornness welled up inside me. Even as I thought, “This man really just charges straight ahead recklessly without any plan,” it strangely motivated me to pull myself together as well. Although I received help from those around me, the overwhelming sense of accomplishment I felt when I had somehow managed to sit through the classes, write a thesis, and hold that diploma in my hand was beyond words.</w:t>
      </w:r>
    </w:p>
    <w:p w14:paraId="1FA7454E" w14:textId="77777777" w:rsidR="00BC46A6" w:rsidRDefault="005605C7">
      <w:pPr>
        <w:pStyle w:val="BodyText"/>
      </w:pPr>
      <w:r>
        <w:t>Ah, there is a truly ridiculous episode tied to my master’s diploma. Because I had barely checked the documents before graduation, my nationality was printed not as “Republic of Korea” but as “DPRK”—that is, North Korea. I was told that correcting the text stamped on the diploma would require a massive amount of time and paperwork, so figuring I would rarely have occasion to pull out my master’s diploma anyway, I coolly brought it back to Korea as it was. It caused no major problems in daily life, but my husband never misses a chance to tease me, calling me a spy at every turn. If I ever try to ask him anything about the military, he smirks and says, “Why, did the North order you to ask?” He even claims his own salary details are a military secret that he cannot casually reveal. I am truly speechless. He clearly hasn’t had his back smacked enough yet.</w:t>
      </w:r>
    </w:p>
    <w:p w14:paraId="1FA7454F" w14:textId="77777777" w:rsidR="00BC46A6" w:rsidRDefault="005605C7">
      <w:pPr>
        <w:pStyle w:val="BodyText"/>
      </w:pPr>
      <w:r>
        <w:t>People around him often praise my husband’s immense drive, saying it is amazing. From the outside, it might look quite impressive and grand. But for the person right next to him, who has to be dragged around by that bulldozer-like momentum that knows nothing of what lies even one step ahead, every moment feels like survival, and sometimes I am overcome by the urge to throw everything away. I suppose I just have to endure it. And yet, if I had not been forcibly hauled aboard that ignorant but courageous bulldozer, would the word “study abroad” ever have existed in my life at all? There were countless moments when he drove me to the brink of bursting with frustration, but thanks to him I experienced many things most people never could. After all, who else could spend three years of time and money only to come home carrying a master’s diploma stamped with North Korean nationality?</w:t>
      </w:r>
    </w:p>
    <w:p w14:paraId="1FA74550" w14:textId="77777777" w:rsidR="00BC46A6" w:rsidRDefault="005605C7">
      <w:pPr>
        <w:pStyle w:val="BodyText"/>
      </w:pPr>
      <w:r>
        <w:t>Thanks to a husband who charges forward without weighing the consequences, my life has never been peaceful, but it has also never had a single dull moment. Sometimes I think my fate is truly strange, sitting in the passenger seat beside this exhausting bulldozer, yet at the same time I feel certain that wherever we go, he will never let our family starve. Maybe he really does believe that if he just shouts that he can do it, everything will somehow work out. It has already been thirteen full years living with this man… and now I am beginning to think he might actually be right…</w:t>
      </w:r>
    </w:p>
    <w:p w14:paraId="1FA74551" w14:textId="77777777" w:rsidR="00BC46A6" w:rsidRDefault="00C149DE">
      <w:r>
        <w:pict w14:anchorId="1FA74578">
          <v:rect id="_x0000_i1028" style="width:0;height:1.5pt" o:hralign="center" o:hrstd="t" o:hr="t"/>
        </w:pict>
      </w:r>
    </w:p>
    <w:p w14:paraId="1FA74552" w14:textId="77777777" w:rsidR="00BC46A6" w:rsidRDefault="005605C7">
      <w:pPr>
        <w:pStyle w:val="Heading2"/>
      </w:pPr>
      <w:bookmarkStart w:id="74" w:name="russia-travel"/>
      <w:bookmarkEnd w:id="63"/>
      <w:bookmarkEnd w:id="73"/>
      <w:r>
        <w:t>Russia Travel</w:t>
      </w:r>
    </w:p>
    <w:p w14:paraId="1FA74553" w14:textId="77777777" w:rsidR="00BC46A6" w:rsidRDefault="005605C7">
      <w:pPr>
        <w:pStyle w:val="Heading3"/>
      </w:pPr>
      <w:bookmarkStart w:id="75" w:name="moscow-the-heart-of-russia"/>
      <w:r>
        <w:t>Moscow, the Heart of Russia</w:t>
      </w:r>
    </w:p>
    <w:p w14:paraId="1FA74554" w14:textId="77777777" w:rsidR="00BC46A6" w:rsidRDefault="005605C7">
      <w:pPr>
        <w:pStyle w:val="FirstParagraph"/>
      </w:pPr>
      <w:r>
        <w:rPr>
          <w:b/>
          <w:bCs/>
        </w:rPr>
        <w:t>From Red Square to Sparrow Hills, Walking the Heart of Eurasia</w:t>
      </w:r>
      <w:r>
        <w:t xml:space="preserve"> (Sections covering Moscow, Trans-Siberian Railway, St. Petersburg, Golden Ring, Belarus and Kaliningrad, Turkiye and Greece, the Baltic States, Kazakhstan and Kyrgyzstan - text extracted sequentially as follows)</w:t>
      </w:r>
    </w:p>
    <w:p w14:paraId="1FA74555" w14:textId="77777777" w:rsidR="00BC46A6" w:rsidRDefault="005605C7">
      <w:pPr>
        <w:pStyle w:val="BodyText"/>
      </w:pPr>
      <w:r>
        <w:rPr>
          <w:b/>
          <w:bCs/>
        </w:rPr>
        <w:t>Trans-Siberian Railway</w:t>
      </w:r>
      <w:r>
        <w:t xml:space="preserve"> One of the most ambitious romantic notions I had while studying in Russia was to ride the Trans-Siberian Railway. There were quite a few Koreans who had already been there, and there were even books about it, so I could find a lot of information with a little effort, but I couldn’t give up the romance of just getting on and crossing the continent. During my first winter vacation in Moscow, on New Year’s Day, January 1st, which also happened to be my birthday, I planned a trip to Lake Baikal with my wife and my loyal younger siblings, P and S.</w:t>
      </w:r>
    </w:p>
    <w:p w14:paraId="1FA74556" w14:textId="77777777" w:rsidR="00BC46A6" w:rsidRDefault="005605C7">
      <w:pPr>
        <w:pStyle w:val="BodyText"/>
      </w:pPr>
      <w:r>
        <w:t>As an aside, anthropologists say that the roots of the Korean people are the ancient horse-riding people who roamed around Lake Baikal, but believe it or not. Russia’s long-distance trains are largely divided into Platzkart, Coupe, and Lux, which can be easily understood as 3rd, 2nd, and 1st class. I chose Coupe because we had exactly four people… (and I was able to build up my skills as a card sharp(?) through repeated practice with my Russian friends. Basically, two people play, but up to six people can enjoy it. The most peculiar thing is that the numbers 2, 3, 4, and 5 are boldly discarded from a poker deck. Therefore, excluding the joker, a total of 36 cards are used, not 52. If you buy a full deck of cards as you are used to doing in Korea, you may be flustered looking for the missing numbers.)</w:t>
      </w:r>
    </w:p>
    <w:p w14:paraId="1FA74557" w14:textId="77777777" w:rsidR="00BC46A6" w:rsidRDefault="005605C7">
      <w:pPr>
        <w:pStyle w:val="BodyText"/>
      </w:pPr>
      <w:r>
        <w:t>Returning to the train story, the 2nd class Coupe has four people using one independent space with a door. The biggest difference from Platzkart is this ‘door,’ which can be opened and closed, blocking the noise from the aisle and allowing you to stay in a surprisingly cozy space. Since there were exactly four of us, we occupied this coupe without a moment’s hesitation. It was uncomfortable to be mixed with strangers for several days, and above all, the fear of having to stay up all night with valuables in a money belt due to pickpocketing stories was great, so I was really glad that we had a combination of four people who could lock the door. We stored our large luggage in the bunker-like space under the first-floor bed and took out only the food we needed for immediate survival. Each train car had a bathroom and a hot water dispenser (samovar) that gushed hot water, so we could eat and drink as much cup noodles, potato puree (a magical powder that turns into mashed potatoes in an instant when you pour hot water), tea, or coffee as we wanted. In particular, the Paldo Dosirak cup noodles, which are hard to find in Korea, are incredibly popular in Russia, to the point of being a national ramen, and one of the hidden secrets is that the container is square, so it doesn’t tip over easily on a narrow table during a shaky train journey. Believe it or not.</w:t>
      </w:r>
    </w:p>
    <w:p w14:paraId="1FA74558" w14:textId="77777777" w:rsidR="00BC46A6" w:rsidRDefault="005605C7">
      <w:pPr>
        <w:pStyle w:val="BodyText"/>
      </w:pPr>
      <w:r>
        <w:t>The cabin space on the train was spacious, but the bed was resentfully a little small. Although I am quite tall in Korea, the length of this bed is also a bit disappointing for the average-sized Russian. It is about 180 cm long, and if you lie down with a pillow, it is not long enough to stretch your legs out.</w:t>
      </w:r>
    </w:p>
    <w:p w14:paraId="1FA74559" w14:textId="77777777" w:rsidR="00BC46A6" w:rsidRDefault="005605C7">
      <w:pPr>
        <w:pStyle w:val="BodyText"/>
      </w:pPr>
      <w:r>
        <w:rPr>
          <w:b/>
          <w:bCs/>
        </w:rPr>
        <w:t>St. Petersburg and the Skinheads</w:t>
      </w:r>
      <w:r>
        <w:t xml:space="preserve"> (The Brilliant Winter Palace and the Shadow of Skinheads) …was the simple fun of finding familiar paintings that seemed to be from textbooks, and St. Isaac’s Cathedral, which we visited without much expectation, boasted an overwhelming grandeur that belied its fame. The Peter and Paul Fortress, located on a small island on the Neva River, was once used as a prison. This prison, which was said to be impossible to escape from because it was surrounded by the river on all sides, has housed countless intellectuals whose names are well-known. According to the guide, it was a kind of VIP resort-style(?) prison where only elites with ‘slightly’ bad crimes came, and real serious criminals were sent to Siberia without mercy. However, looking at the narrow and cold prison cells, I got a chilling realization that prison life is by no means easy in any country, let alone a resort. In addition, we also made sure to see the Summer Garden, which is said to be the summer resort of the Russian emperors, St. Petersburg State University, Putin’s alma mater, and the red lighthouse.</w:t>
      </w:r>
    </w:p>
    <w:p w14:paraId="1FA7455A" w14:textId="77777777" w:rsidR="00BC46A6" w:rsidRDefault="005605C7">
      <w:pPr>
        <w:pStyle w:val="BodyText"/>
      </w:pPr>
      <w:r>
        <w:t>When you use the subway in St. Petersburg, there are times when you get a chill down your spine, and that is when you come face to face with the skinheads you have only heard about. The skinheads are a far-right racist group who shave their heads very short or completely bald and wear military boots, and they are the object of fear itself for foreigners in Russia. The real reason they are scary is their unpredictable violence and blind hostility towards foreigners. To them, foreigners were not partners in conversation, but simply ‘prey to be driven out of Russia,’ so making eye contact with them meant being exposed to uncontrollable danger. In particular, around Hitler’s birthday (April 20), their madness is said to reach its peak, and they commit unprovoked and indiscriminate lynchings.</w:t>
      </w:r>
    </w:p>
    <w:p w14:paraId="1FA7455B" w14:textId="77777777" w:rsidR="00BC46A6" w:rsidRDefault="005605C7">
      <w:pPr>
        <w:pStyle w:val="BodyText"/>
      </w:pPr>
      <w:r>
        <w:t>The scenery of the train station we returned to after a pleasant viewing was quite different. Unlike the quiet tourist attractions in winter, the warm station was crowded with beggars who had come to escape the cold. Russians firmly believe that they must do good deeds to go to heaven, so they are usually very generous with their alms, but perhaps because of that, this chilling reality, which is in stark contrast to the dazzling palaces of St. Petersburg, came to me as particularly bitter and heavy. On the night train back…</w:t>
      </w:r>
    </w:p>
    <w:p w14:paraId="1FA7455C" w14:textId="77777777" w:rsidR="00BC46A6" w:rsidRDefault="005605C7">
      <w:pPr>
        <w:pStyle w:val="BodyText"/>
      </w:pPr>
      <w:r>
        <w:rPr>
          <w:b/>
          <w:bCs/>
        </w:rPr>
        <w:t>Belarus and Kaliningrad</w:t>
      </w:r>
      <w:r>
        <w:t xml:space="preserve"> …worse, even when the train crossed the border, passport inspection was casually skipped, so we convinced ourselves that there really was no problem. When we arrived in Minsk, we enjoyed the atmosphere of the dark winter night and wandered through the grand and clean city center. It was a city that suited its snowy scenery well, fitting the name “White Russia.”</w:t>
      </w:r>
    </w:p>
    <w:p w14:paraId="1FA7455D" w14:textId="77777777" w:rsidR="00BC46A6" w:rsidRDefault="005605C7">
      <w:pPr>
        <w:pStyle w:val="BodyText"/>
      </w:pPr>
      <w:r>
        <w:t>The real problem erupted when we finished our trip in Minsk and boarded the train back to Russia. As the train approached the border, uniformed border guards came aboard and began a strict passport inspection. One soldier examined our passports from every angle, then his expression hardened and he shook his head. The Russian visa we held did not permit us to enter Belarus. The reason we had faced no inspection on the way in was simply that we had been lucky, or that the system had been sloppy.</w:t>
      </w:r>
    </w:p>
    <w:p w14:paraId="1FA7455E" w14:textId="77777777" w:rsidR="00BC46A6" w:rsidRDefault="005605C7">
      <w:pPr>
        <w:pStyle w:val="BodyText"/>
      </w:pPr>
      <w:r>
        <w:t>In the end, we suddenly found ourselves treated as illegal entrants and were forcibly dragged off the train in the middle of the border zone. We were taken to a small outpost where people like us, who had crossed the border carelessly and been caught, were temporarily held. There was still quite a long wait until the next train arrived, and during that time we sat in a cramped room with one table and four chairs, writing an explanation in Russian, essentially a statement of reflection, and signing several documents. I had gone through all kinds of strange things during my years abroad, but I never imagined I would one day be caught by border guards and made to write a written apology.</w:t>
      </w:r>
    </w:p>
    <w:p w14:paraId="1FA7455F" w14:textId="77777777" w:rsidR="00BC46A6" w:rsidRDefault="005605C7">
      <w:pPr>
        <w:pStyle w:val="BodyText"/>
      </w:pPr>
      <w:r>
        <w:t>Even after the paperwork was done, we still had plenty of time to kill before the next train, so we sat there looking at our phones. As time passed and our tension wore off, we gradually grew hungry. When I cautiously said that we were hungry, a female soldier escorted my wife and me outside and led us to a tiny store inside the military compound, something like a PX. The bizarre experience of buying bread and water under the close and watchful supervision of a soldier sticking right behind us was not frightening so much as absurd enough to make us laugh helplessly. Even now, I remember it vividly.</w:t>
      </w:r>
    </w:p>
    <w:p w14:paraId="1FA74560" w14:textId="77777777" w:rsidR="00BC46A6" w:rsidRDefault="005605C7">
      <w:pPr>
        <w:pStyle w:val="BodyText"/>
      </w:pPr>
      <w:r>
        <w:t>If Belarus was a place that looked Russian but was not, and made us pay dearly for it, Kaliningrad was a place that did not look Russian at all but was one hundred percent Russia. Kaliningrad is an enclave completely separated from the Russian mainland. It is an isolated island of land bordered by Lithuania to the north and east, and Poland to the south, with the Baltic Sea to the west. Originally the land of the Teutonic Knights and later the center of East Prussia, it was occupied by the Soviet Union as spoils of war after World War II. It was also the hometown of the philosopher Immanuel Kant.</w:t>
      </w:r>
    </w:p>
    <w:p w14:paraId="1FA74561" w14:textId="77777777" w:rsidR="00BC46A6" w:rsidRDefault="005605C7">
      <w:pPr>
        <w:pStyle w:val="BodyText"/>
      </w:pPr>
      <w:r>
        <w:t>To get to Kaliningrad, we had to take a plane from Moscow. It took about two hours to fly over the territories of other countries, but because it required no visa and was a domestic flight, there was no immigration process. Although we had to fly over foreign soil and the Baltic Sea to reach it, this too was undeniably Russian territory. Unlike our trip to Belarus, there was no need to worry about exchanging money; we simply pulled Russian rubles out of the same wallet we used in Moscow. Our phones worked the same way too, with no need to buy a new SIM card, because our Russian carrier had perfectly good service there. There were curious traces of German-style red-brick architecture mixed in here and there, but the blunt people on the streets, the rough taste of the food in the restaurants, and even the bitter cold that cut into the flesh all felt intimately familiar to us, just like Moscow. No matter how far detached it was, Russia was Russia to the marrow.</w:t>
      </w:r>
    </w:p>
    <w:p w14:paraId="1FA74562" w14:textId="77777777" w:rsidR="00BC46A6" w:rsidRDefault="005605C7">
      <w:pPr>
        <w:pStyle w:val="BodyText"/>
      </w:pPr>
      <w:r>
        <w:t>Belarus and Kaliningrad, encountered on the vast puzzle board of Eurasia, formed an oddly fitting contrast. Belarus was the chillingly foreign country that felt casual enough to cross into as if going to a neighboring district, because even the language and the name of the currency seemed the same, only to end with us being caught by border guards and forced to write statements of reflection. Kaliningrad, by contrast, was surrounded by unfamiliar European Union countries and had to be reached by plane, yet it was one hundred percent Russia without the slightest ambiguity. I was still far too inexperienced to charge in armed only with shallow knowledge, but step by step, I was learning.</w:t>
      </w:r>
    </w:p>
    <w:p w14:paraId="1FA74563" w14:textId="77777777" w:rsidR="00BC46A6" w:rsidRDefault="005605C7">
      <w:pPr>
        <w:pStyle w:val="BodyText"/>
      </w:pPr>
      <w:r>
        <w:rPr>
          <w:b/>
          <w:bCs/>
        </w:rPr>
        <w:t>Two Mediterranean Neighbors on Bad Terms: Turkiye and Greece</w:t>
      </w:r>
      <w:r>
        <w:t xml:space="preserve"> </w:t>
      </w:r>
      <w:r>
        <w:rPr>
          <w:b/>
          <w:bCs/>
        </w:rPr>
        <w:t>Two Mediterranean Neighbors Who Clash in History and Compete in Cuisine</w:t>
      </w:r>
    </w:p>
    <w:p w14:paraId="1FA74564" w14:textId="77777777" w:rsidR="00BC46A6" w:rsidRDefault="005605C7">
      <w:pPr>
        <w:pStyle w:val="BodyText"/>
      </w:pPr>
      <w:r>
        <w:t>Now it is time to move the stage to the Mediterranean, where dazzling sunlight and emerald seas shimmer in every direction. The protagonists of this story are two countries facing each other across that sea: Turkiye, formerly Turkey, and Greece. There seems to be an unspoken rule almost everywhere in the world that neighboring countries do not get along, but the relationship between Turkiye and Greece is spectacular even by that standard. Their long history as bitter rivals goes back hundreds of years. In the past, Greece lived under the rule of the Ottoman Empire, present-day Turkiye, for nearly four hundred years. Even after Greece broke away through a bloody war of independence in the early nineteenth century, the two countries continued to growl at each other over territorial disputes in the Aegean Sea, violations of airspace, and the divided-island problem that I will mention later. Their hostility is so notorious that when the national football teams play, it feels like a war without gunfire, and jokes mocking the other side are used almost casually among ordinary people. If anything, their relationship is even more exhausting than that between Korea and Japan, a truly tangled mix of resentment and attachment.</w:t>
      </w:r>
    </w:p>
    <w:p w14:paraId="1FA74565" w14:textId="77777777" w:rsidR="00BC46A6" w:rsidRDefault="005605C7">
      <w:pPr>
        <w:pStyle w:val="BodyText"/>
      </w:pPr>
      <w:r>
        <w:t>Yet ironically, the field in which these two countries, forever eager to call each other enemies, seem to compete most fiercely is food. Each insists that its own cuisine is far better and nobler than the other’s, refusing to yield even an inch, but because they have lived side by side for centuries under the same Mediterranean climate, their food cultures resemble each other to an almost uncanny degree. Mediterranean cooking enriched with fresh olive oil, tomatoes, fragrant herbs, and generous amounts of yogurt reaches an artistic level in both countries. The clearest example is Greece’s gyro and Turkiye’s doner kebab. A huge mass of meat is skewered vertically, rotated slowly over heat, and then shaved into thin slices of crisp outer meat to be wrapped in bread with vegetables. That glorious taste. The names differ, but the cooking method, the appearance, and even the rich juices that burst across the mouth are so similar they feel like the same dish.</w:t>
      </w:r>
    </w:p>
    <w:p w14:paraId="1FA74566" w14:textId="77777777" w:rsidR="00BC46A6" w:rsidRDefault="005605C7">
      <w:pPr>
        <w:pStyle w:val="BodyText"/>
      </w:pPr>
      <w:r>
        <w:t>Cyprus is the very front line where the conflict between these two nations burns hottest. A small island nation in the Mediterranean below Turkiye, Cyprus was originally a place where Greek and Turkish Cypriots lived together in harmony. But as ethnic conflict escalated following independence from Britain, the entire island was swept into the flames of civil war. In the end, in 1974, the Turkish military occupied the northern part of the island under the pretext of protecting its own ethnic community. As a result, the south became the Greek Cypriot Republic of Cyprus, and the north became the Turkish Republic of Northern Cyprus. Through the middle of Nicosia, the island’s capital, runs the Green Line, fenced with barbed wire and barriers under United Nations control. It is the only divided capital left in the world. This split island is a living museum that lays bare the bitter historical sediment and territorial conflict between the two countries more vividly than anywhere else. Fortunately, tourists can cross that border quite easily as long as they carry a passport.</w:t>
      </w:r>
    </w:p>
    <w:p w14:paraId="1FA74567" w14:textId="77777777" w:rsidR="00BC46A6" w:rsidRDefault="005605C7">
      <w:pPr>
        <w:pStyle w:val="BodyText"/>
      </w:pPr>
      <w:r>
        <w:t>Escaping the long and bleak winters of the cold Russian continent and immersing myself in the radiant Mediterranean sunlight and diverse cuisine of Turkiye and Greece was nothing short of a perfect sense of liberation. It was not simply a matter of pleasing the eyes and the palate. The journey felt even more meaningful because it also allowed me to learn, in a vivid and layered way, the historical stories created by the fierce entanglement of these two countries. In particular, the history of territorial disputes, which I had previously encountered only as dry textbook print, felt far more tangible and weighty when I crossed in person through checkpoints in a divided capital like Cyprus, where barbed wire still cuts through the city.</w:t>
      </w:r>
    </w:p>
    <w:p w14:paraId="1FA74568" w14:textId="77777777" w:rsidR="00BC46A6" w:rsidRDefault="005605C7">
      <w:pPr>
        <w:pStyle w:val="BodyText"/>
      </w:pPr>
      <w:r>
        <w:rPr>
          <w:b/>
          <w:bCs/>
        </w:rPr>
        <w:t>The Baltic States: Estonia, Latvia, and Lithuania</w:t>
      </w:r>
      <w:r>
        <w:t xml:space="preserve"> </w:t>
      </w:r>
      <w:r>
        <w:rPr>
          <w:b/>
          <w:bCs/>
        </w:rPr>
        <w:t>A Baltic Road Trip Through Painful History and the Peculiar Chemistry of Three Siblings</w:t>
      </w:r>
      <w:r>
        <w:t xml:space="preserve"> (English text was not fully included in the snippet for this specific body, but the title and subtitle were captured above in the main index)</w:t>
      </w:r>
    </w:p>
    <w:p w14:paraId="1FA74569" w14:textId="77777777" w:rsidR="00BC46A6" w:rsidRDefault="005605C7">
      <w:pPr>
        <w:pStyle w:val="BodyText"/>
      </w:pPr>
      <w:r>
        <w:rPr>
          <w:b/>
          <w:bCs/>
        </w:rPr>
        <w:t>Kazakhstan and Kyrgyzstan</w:t>
      </w:r>
      <w:r>
        <w:t xml:space="preserve"> (Endless Land, Welcoming Neighbors, Exploring the Scale of Eurasia)</w:t>
      </w:r>
    </w:p>
    <w:p w14:paraId="1FA7456A" w14:textId="77777777" w:rsidR="00BC46A6" w:rsidRDefault="005605C7">
      <w:pPr>
        <w:pStyle w:val="BodyText"/>
      </w:pPr>
      <w:r>
        <w:t>…nations where petroleum gushes from the ground. Yet despite that massive territory and economy, I still had the impression that politically and culturally it remained under Russia’s deep shadow. When we visited, prices were unbelievably cheap, and we indulged luxuriously at every meal. Hearing that prices have risen sharply in recent years gives me a strange sense of how much time has passed.</w:t>
      </w:r>
    </w:p>
    <w:p w14:paraId="1FA7456B" w14:textId="77777777" w:rsidR="00BC46A6" w:rsidRDefault="005605C7">
      <w:pPr>
        <w:pStyle w:val="BodyText"/>
      </w:pPr>
      <w:r>
        <w:t>We did not see that vast country in full, and visited only the city of Almaty. Almaty, whose name means the hometown of apples, was an attractive place: a clean modern city lined with leafy trees, yet one where the majestic, snow-covered Tian Shan mountains could be seen from anywhere as if they were a painted screen. We visited Almaty in the height of summer. The city center was filled with such oppressive heat that sweat rolled down even while walking in short sleeves, yet whenever you lifted your head and looked ahead, a massive white mountain range covered in snow loomed over the city like an unreal composited photograph. The sights in the middle of the city are excellent as well. In the lush Panfilov Park stands the grand Zenkov Russian Orthodox Cathedral, a structure with fairy-tale colors said to have been assembled entirely from wood without the use of a single nail. And if one wants to feel the raw, unfiltered energy of Central Asian life, the Green Bazaar, the city’s largest market, cannot be missed. At first the market street, with its mountain-like piles of fresh fruit, spices, and the mingled smells of horse meat and all kinds of cheese, the soul food of nomads, feels overwhelming. But slowly, I too found myself soaking into its steadily unfolding charm.</w:t>
      </w:r>
    </w:p>
    <w:p w14:paraId="1FA7456C" w14:textId="77777777" w:rsidR="00BC46A6" w:rsidRDefault="005605C7">
      <w:pPr>
        <w:pStyle w:val="BodyText"/>
      </w:pPr>
      <w:r>
        <w:t>If Kazakhstan overwhelms the traveler with sheer scale, neighboring Kyrgyzstan holds a softer and more mysterious charm. Kyrgyz people look especially similar to Koreans, and I want to share one short episode related to that. Before coming to Russia, I had once become acquainted with someone from Kyrgyzstan while studying at the Defense Language Institute in Icheon, Gyeonggi Province. One day, while walking through downtown Icheon with that friend, we ran into his taekwondo instructor, who pointed at me and said, “It looks like a friend from your hometown has come.” When I fluently(?) replied that I was Korean, he said, “Wow, your friend speaks Korean really well. Where did he learn it?” Only after I insisted that I had been Korean from birth and even showed him my resident registration card did he finally drop his suspicious gaze.</w:t>
      </w:r>
    </w:p>
    <w:p w14:paraId="1FA7456D" w14:textId="77777777" w:rsidR="00BC46A6" w:rsidRDefault="005605C7">
      <w:pPr>
        <w:pStyle w:val="BodyText"/>
      </w:pPr>
      <w:r>
        <w:t>In this country of people who look so much like us, the giant lake set like a jewel in the middle of Kyrgyzstan, Issyk-Kul, is its very symbol. We rented a car and planned an ambitious road trip circling the lake, and the moment we arrived, we were struck speechless by its scale. The horizon was nowhere in sight, and the salty-smelling waves lapped against the shore so convincingly that it did not feel like a lake at all, but like a perfect sea. Along the sandy shore there were especially many children selling warm corn and watermelon from baskets. Even now, I can still vividly hear their ringing voices as they persistently cried out, “Goryachaya kukuruza! Hot corn!”</w:t>
      </w:r>
    </w:p>
    <w:p w14:paraId="1FA7456E" w14:textId="77777777" w:rsidR="00BC46A6" w:rsidRDefault="005605C7">
      <w:pPr>
        <w:pStyle w:val="BodyText"/>
      </w:pPr>
      <w:r>
        <w:t>In the midst of all this immense nature, the most lasting impression we encountered was not the scenery but the warmth of the people. While traveling in Kyrgyzstan, our rental car wheel suddenly sank deep into a puddle beside the roadside, leaving us in a frightening situation where we could neither move forward nor backward. We were panicking and dripping with sweat when an old van, kicking up clouds of dust, happened to stop in front of us. The door swung open, and a whole group of people poured out, pushing and pulling our car as though it were their own problem until they finally got it out of the hole. As we bowed repeatedly in thanks, they only smiled casually and told us that there was a party at their house that day and that we absolutely had to come, offering us an unexpectedly warm invitation.</w:t>
      </w:r>
    </w:p>
    <w:p w14:paraId="1FA7456F" w14:textId="77777777" w:rsidR="00BC46A6" w:rsidRDefault="005605C7">
      <w:pPr>
        <w:pStyle w:val="BodyText"/>
      </w:pPr>
      <w:r>
        <w:t>Remarkably, in Kazakhstan and Kyrgyzstan these sudden, heartwarming invitations were an ordinary part of daily life. The man from the rental car company who had lent us the vehicle also waved us over without hesitation and told us to come by in the evening because he would be grilling meat. Even a stranger on the street, who had asked whether I was Kazakhstani, readily invited us to dinner. In a land unimaginably far from Korea, among people who looked astonishingly like us and who approached strangers in distress without the slightest hesitation to offer them a seat at their dinner table, we experienced such generous hospitality that this trip felt warmer than almost any other I have taken.</w:t>
      </w:r>
    </w:p>
    <w:p w14:paraId="1FA74570" w14:textId="77777777" w:rsidR="00BC46A6" w:rsidRDefault="00C149DE">
      <w:r>
        <w:pict w14:anchorId="1FA74579">
          <v:rect id="_x0000_i1029" style="width:0;height:1.5pt" o:hralign="center" o:hrstd="t" o:hr="t"/>
        </w:pict>
      </w:r>
    </w:p>
    <w:p w14:paraId="1FA74571" w14:textId="77777777" w:rsidR="00BC46A6" w:rsidRDefault="005605C7">
      <w:pPr>
        <w:pStyle w:val="Heading2"/>
      </w:pPr>
      <w:bookmarkStart w:id="76" w:name="appendix"/>
      <w:bookmarkEnd w:id="74"/>
      <w:bookmarkEnd w:id="75"/>
      <w:r>
        <w:t>Appendix</w:t>
      </w:r>
    </w:p>
    <w:p w14:paraId="1FA74572" w14:textId="77777777" w:rsidR="00BC46A6" w:rsidRDefault="005605C7">
      <w:pPr>
        <w:pStyle w:val="FirstParagraph"/>
      </w:pPr>
      <w:r>
        <w:rPr>
          <w:b/>
          <w:bCs/>
        </w:rPr>
        <w:t>In progress…</w:t>
      </w:r>
    </w:p>
    <w:p w14:paraId="1FA74573" w14:textId="77777777" w:rsidR="00BC46A6" w:rsidRDefault="005605C7">
      <w:pPr>
        <w:pStyle w:val="Heading2"/>
      </w:pPr>
      <w:bookmarkStart w:id="77" w:name="epilogue"/>
      <w:bookmarkEnd w:id="76"/>
      <w:r>
        <w:t>Epilogue</w:t>
      </w:r>
    </w:p>
    <w:p w14:paraId="1FA74574" w14:textId="77777777" w:rsidR="00BC46A6" w:rsidRDefault="005605C7">
      <w:pPr>
        <w:pStyle w:val="FirstParagraph"/>
      </w:pPr>
      <w:r>
        <w:rPr>
          <w:b/>
          <w:bCs/>
        </w:rPr>
        <w:t>In progress…</w:t>
      </w:r>
      <w:bookmarkEnd w:id="0"/>
      <w:bookmarkEnd w:id="77"/>
    </w:p>
    <w:sectPr w:rsidR="00BC46A6">
      <w:pgSz w:w="12240" w:h="15840"/>
      <w:pgMar w:top="1440" w:right="1440" w:bottom="1440" w:left="1440" w:header="720" w:footer="720"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3" w:author="Myers, Lydia C" w:date="2026-03-24T10:43:00Z" w:initials="ML">
    <w:p w14:paraId="29EEB444" w14:textId="3763C41E" w:rsidR="00273139" w:rsidRDefault="00273139">
      <w:r>
        <w:annotationRef/>
      </w:r>
      <w:r w:rsidRPr="7B269D01">
        <w:t>change to pre-university program</w:t>
      </w:r>
    </w:p>
  </w:comment>
  <w:comment w:id="6" w:author="Myers, Lydia C" w:date="2026-03-24T10:46:00Z" w:initials="ML">
    <w:p w14:paraId="7A86A542" w14:textId="5787DA85" w:rsidR="001C36AA" w:rsidRDefault="001C36AA">
      <w:pPr>
        <w:pStyle w:val="CommentText"/>
      </w:pPr>
      <w:r>
        <w:rPr>
          <w:rStyle w:val="CommentReference"/>
        </w:rPr>
        <w:annotationRef/>
      </w:r>
      <w:r w:rsidRPr="3F7A0723">
        <w:t>change</w:t>
      </w:r>
    </w:p>
  </w:comment>
  <w:comment w:id="7" w:author="Myers, Lydia C" w:date="2026-03-24T10:49:00Z" w:initials="ML">
    <w:p w14:paraId="4E1EBF04" w14:textId="1AB87C7B" w:rsidR="008539CD" w:rsidRDefault="008539CD">
      <w:pPr>
        <w:pStyle w:val="CommentText"/>
      </w:pPr>
      <w:r>
        <w:rPr>
          <w:rStyle w:val="CommentReference"/>
        </w:rPr>
        <w:annotationRef/>
      </w:r>
      <w:r w:rsidRPr="43BEFDDD">
        <w:t>change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9EEB444" w15:done="0"/>
  <w15:commentEx w15:paraId="7A86A542" w15:done="0"/>
  <w15:commentEx w15:paraId="4E1EBF04"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F8A7F40" w16cex:dateUtc="2026-03-24T15:43:00Z"/>
  <w16cex:commentExtensible w16cex:durableId="1DE7DA47" w16cex:dateUtc="2026-03-24T15:46:00Z"/>
  <w16cex:commentExtensible w16cex:durableId="5CF79FA4" w16cex:dateUtc="2026-03-24T15:4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9EEB444" w16cid:durableId="4F8A7F40"/>
  <w16cid:commentId w16cid:paraId="7A86A542" w16cid:durableId="1DE7DA47"/>
  <w16cid:commentId w16cid:paraId="4E1EBF04" w16cid:durableId="5CF79FA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75253E" w14:textId="77777777" w:rsidR="00C149DE" w:rsidRDefault="00C149DE">
      <w:pPr>
        <w:spacing w:after="0"/>
      </w:pPr>
      <w:r>
        <w:separator/>
      </w:r>
    </w:p>
  </w:endnote>
  <w:endnote w:type="continuationSeparator" w:id="0">
    <w:p w14:paraId="02FC1D9A" w14:textId="77777777" w:rsidR="00C149DE" w:rsidRDefault="00C149DE">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Malgun Gothic">
    <w:panose1 w:val="020B0503020000020004"/>
    <w:charset w:val="81"/>
    <w:family w:val="swiss"/>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BA1724" w14:textId="77777777" w:rsidR="00C149DE" w:rsidRDefault="00C149DE">
      <w:r>
        <w:separator/>
      </w:r>
    </w:p>
  </w:footnote>
  <w:footnote w:type="continuationSeparator" w:id="0">
    <w:p w14:paraId="2A05CFA6" w14:textId="77777777" w:rsidR="00C149DE" w:rsidRDefault="00C149D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750CC84E"/>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16cid:durableId="33969265">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yers, Lydia C">
    <w15:presenceInfo w15:providerId="AD" w15:userId="S::lcm2923@eid.utexas.edu::906521f8-106a-4c17-a481-b25fbf7b290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8"/>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trackRevisions/>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BC46A6"/>
    <w:rsid w:val="000036D4"/>
    <w:rsid w:val="00062278"/>
    <w:rsid w:val="00064281"/>
    <w:rsid w:val="0008280B"/>
    <w:rsid w:val="000A4D77"/>
    <w:rsid w:val="000B20D0"/>
    <w:rsid w:val="00146D88"/>
    <w:rsid w:val="0017274F"/>
    <w:rsid w:val="00177C69"/>
    <w:rsid w:val="00197701"/>
    <w:rsid w:val="001A1847"/>
    <w:rsid w:val="001C36AA"/>
    <w:rsid w:val="00241BE3"/>
    <w:rsid w:val="00252D55"/>
    <w:rsid w:val="00273139"/>
    <w:rsid w:val="002F0E70"/>
    <w:rsid w:val="0030035C"/>
    <w:rsid w:val="00383C44"/>
    <w:rsid w:val="003872AA"/>
    <w:rsid w:val="003917FF"/>
    <w:rsid w:val="004949A8"/>
    <w:rsid w:val="004B5D23"/>
    <w:rsid w:val="004D7E07"/>
    <w:rsid w:val="00511311"/>
    <w:rsid w:val="00511531"/>
    <w:rsid w:val="005323F8"/>
    <w:rsid w:val="00551F07"/>
    <w:rsid w:val="005605C7"/>
    <w:rsid w:val="00577855"/>
    <w:rsid w:val="005917A7"/>
    <w:rsid w:val="005A64A1"/>
    <w:rsid w:val="005B245F"/>
    <w:rsid w:val="005B335C"/>
    <w:rsid w:val="005B7BA4"/>
    <w:rsid w:val="005D4A20"/>
    <w:rsid w:val="005F0194"/>
    <w:rsid w:val="005F3552"/>
    <w:rsid w:val="0063357B"/>
    <w:rsid w:val="006353F4"/>
    <w:rsid w:val="00683A37"/>
    <w:rsid w:val="007B60BC"/>
    <w:rsid w:val="007E2BEE"/>
    <w:rsid w:val="008114AA"/>
    <w:rsid w:val="00824CED"/>
    <w:rsid w:val="008539CD"/>
    <w:rsid w:val="008C2613"/>
    <w:rsid w:val="008E183F"/>
    <w:rsid w:val="00970A9C"/>
    <w:rsid w:val="009740E1"/>
    <w:rsid w:val="00983A50"/>
    <w:rsid w:val="00A516DB"/>
    <w:rsid w:val="00B6060C"/>
    <w:rsid w:val="00BA2860"/>
    <w:rsid w:val="00BC46A6"/>
    <w:rsid w:val="00BC501B"/>
    <w:rsid w:val="00C02D43"/>
    <w:rsid w:val="00C149DE"/>
    <w:rsid w:val="00C24D10"/>
    <w:rsid w:val="00D20443"/>
    <w:rsid w:val="00DC672C"/>
    <w:rsid w:val="00DD239F"/>
    <w:rsid w:val="00E8312B"/>
    <w:rsid w:val="00E85C36"/>
    <w:rsid w:val="00EF161D"/>
    <w:rsid w:val="00F27B4F"/>
    <w:rsid w:val="00F42B16"/>
    <w:rsid w:val="00F63B36"/>
    <w:rsid w:val="00F97B6B"/>
    <w:rsid w:val="00FA14D4"/>
    <w:rsid w:val="00FA684B"/>
    <w:rsid w:val="00FD7172"/>
    <w:rsid w:val="1462E152"/>
    <w:rsid w:val="689CFA4F"/>
    <w:rsid w:val="774012AE"/>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A743D2"/>
  <w15:docId w15:val="{A37374C6-1EBD-4D91-B339-BFDEB0DA27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Header">
    <w:name w:val="header"/>
    <w:basedOn w:val="Normal"/>
    <w:link w:val="HeaderChar"/>
    <w:rsid w:val="00252D55"/>
    <w:pPr>
      <w:tabs>
        <w:tab w:val="center" w:pos="4680"/>
        <w:tab w:val="right" w:pos="9360"/>
      </w:tabs>
      <w:spacing w:after="0"/>
    </w:pPr>
  </w:style>
  <w:style w:type="character" w:customStyle="1" w:styleId="HeaderChar">
    <w:name w:val="Header Char"/>
    <w:basedOn w:val="DefaultParagraphFont"/>
    <w:link w:val="Header"/>
    <w:rsid w:val="00252D55"/>
  </w:style>
  <w:style w:type="paragraph" w:styleId="Footer">
    <w:name w:val="footer"/>
    <w:basedOn w:val="Normal"/>
    <w:link w:val="FooterChar"/>
    <w:rsid w:val="00252D55"/>
    <w:pPr>
      <w:tabs>
        <w:tab w:val="center" w:pos="4680"/>
        <w:tab w:val="right" w:pos="9360"/>
      </w:tabs>
      <w:spacing w:after="0"/>
    </w:pPr>
  </w:style>
  <w:style w:type="character" w:customStyle="1" w:styleId="FooterChar">
    <w:name w:val="Footer Char"/>
    <w:basedOn w:val="DefaultParagraphFont"/>
    <w:link w:val="Footer"/>
    <w:rsid w:val="00252D55"/>
  </w:style>
  <w:style w:type="paragraph" w:styleId="CommentText">
    <w:name w:val="annotation text"/>
    <w:basedOn w:val="Normal"/>
    <w:link w:val="CommentTextChar"/>
    <w:rsid w:val="005323F8"/>
    <w:rPr>
      <w:sz w:val="20"/>
      <w:szCs w:val="20"/>
    </w:rPr>
  </w:style>
  <w:style w:type="character" w:customStyle="1" w:styleId="CommentTextChar">
    <w:name w:val="Comment Text Char"/>
    <w:basedOn w:val="DefaultParagraphFont"/>
    <w:link w:val="CommentText"/>
    <w:rsid w:val="005323F8"/>
    <w:rPr>
      <w:sz w:val="20"/>
      <w:szCs w:val="20"/>
    </w:rPr>
  </w:style>
  <w:style w:type="character" w:styleId="CommentReference">
    <w:name w:val="annotation reference"/>
    <w:basedOn w:val="DefaultParagraphFont"/>
    <w:rsid w:val="005323F8"/>
    <w:rPr>
      <w:sz w:val="16"/>
      <w:szCs w:val="16"/>
    </w:rPr>
  </w:style>
  <w:style w:type="paragraph" w:styleId="Revision">
    <w:name w:val="Revision"/>
    <w:hidden/>
    <w:rsid w:val="00FA684B"/>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comments" Target="comments.xml"/><Relationship Id="rId12" Type="http://schemas.microsoft.com/office/2011/relationships/people" Target="peop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microsoft.com/office/2018/08/relationships/commentsExtensible" Target="commentsExtensible.xml"/><Relationship Id="rId4" Type="http://schemas.openxmlformats.org/officeDocument/2006/relationships/webSettings" Target="webSettings.xml"/><Relationship Id="rId9" Type="http://schemas.microsoft.com/office/2016/09/relationships/commentsIds" Target="commentsId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48</TotalTime>
  <Pages>1</Pages>
  <Words>29728</Words>
  <Characters>169454</Characters>
  <Application>Microsoft Office Word</Application>
  <DocSecurity>4</DocSecurity>
  <Lines>1412</Lines>
  <Paragraphs>397</Paragraphs>
  <ScaleCrop>false</ScaleCrop>
  <Company>University of Texas at Austin</Company>
  <LinksUpToDate>false</LinksUpToDate>
  <CharactersWithSpaces>198785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Seo, Jeongwon</cp:lastModifiedBy>
  <cp:revision>50</cp:revision>
  <dcterms:created xsi:type="dcterms:W3CDTF">2026-03-24T17:05:00Z</dcterms:created>
  <dcterms:modified xsi:type="dcterms:W3CDTF">2026-03-24T16:19:00Z</dcterms:modified>
</cp:coreProperties>
</file>